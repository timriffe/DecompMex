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6CEAD" w14:textId="760D5C03" w:rsidR="00404702" w:rsidRDefault="008017BD">
      <w:pPr>
        <w:rPr>
          <w:rFonts w:cs="Calibri"/>
          <w:b/>
          <w:sz w:val="24"/>
          <w:szCs w:val="24"/>
          <w:lang w:val="en-GB"/>
        </w:rPr>
      </w:pPr>
      <w:r w:rsidRPr="009B0F5E">
        <w:rPr>
          <w:rFonts w:cs="Calibri"/>
          <w:b/>
          <w:sz w:val="24"/>
          <w:szCs w:val="24"/>
          <w:lang w:val="en-GB"/>
        </w:rPr>
        <w:t>Title:</w:t>
      </w:r>
      <w:ins w:id="0" w:author="José Manuel Aburto" w:date="2018-07-03T16:59:00Z">
        <w:r>
          <w:rPr>
            <w:rFonts w:cs="Calibri"/>
            <w:b/>
            <w:sz w:val="24"/>
            <w:szCs w:val="24"/>
            <w:lang w:val="en-GB"/>
          </w:rPr>
          <w:t xml:space="preserve"> Trends </w:t>
        </w:r>
      </w:ins>
      <w:ins w:id="1" w:author="José Manuel Aburto [2]" w:date="2018-07-05T13:13:00Z">
        <w:r w:rsidR="004146A3">
          <w:rPr>
            <w:rFonts w:cs="Calibri"/>
            <w:b/>
            <w:sz w:val="24"/>
            <w:szCs w:val="24"/>
            <w:lang w:val="en-GB"/>
          </w:rPr>
          <w:t xml:space="preserve">in avoidable mortality over the life course </w:t>
        </w:r>
      </w:ins>
      <w:ins w:id="2" w:author="José Manuel Aburto" w:date="2018-07-03T16:59:00Z">
        <w:del w:id="3" w:author="José Manuel Aburto [2]" w:date="2018-07-05T13:13:00Z">
          <w:r w:rsidDel="004146A3">
            <w:rPr>
              <w:rFonts w:cs="Calibri"/>
              <w:b/>
              <w:sz w:val="24"/>
              <w:szCs w:val="24"/>
              <w:lang w:val="en-GB"/>
            </w:rPr>
            <w:delText xml:space="preserve">in average lifespan </w:delText>
          </w:r>
        </w:del>
      </w:ins>
      <w:del w:id="4" w:author="José Manuel Aburto [2]" w:date="2018-07-05T13:13:00Z">
        <w:r w:rsidDel="004146A3">
          <w:rPr>
            <w:rFonts w:cs="Calibri"/>
            <w:b/>
            <w:sz w:val="24"/>
            <w:szCs w:val="24"/>
            <w:lang w:val="en-GB"/>
          </w:rPr>
          <w:delText xml:space="preserve"> </w:delText>
        </w:r>
      </w:del>
      <w:del w:id="5" w:author="José Manuel Aburto" w:date="2018-07-03T17:00:00Z">
        <w:r>
          <w:rPr>
            <w:rFonts w:cs="Calibri"/>
            <w:b/>
            <w:sz w:val="24"/>
            <w:szCs w:val="24"/>
            <w:lang w:val="en-GB"/>
          </w:rPr>
          <w:delText xml:space="preserve">Inequalities and deterioration in average lifespan </w:delText>
        </w:r>
      </w:del>
      <w:del w:id="6" w:author="José Manuel Aburto [2]" w:date="2018-07-05T13:13:00Z">
        <w:r w:rsidDel="004146A3">
          <w:rPr>
            <w:rFonts w:cs="Calibri"/>
            <w:b/>
            <w:sz w:val="24"/>
            <w:szCs w:val="24"/>
            <w:lang w:val="en-GB"/>
          </w:rPr>
          <w:delText xml:space="preserve">among adults </w:delText>
        </w:r>
      </w:del>
      <w:r>
        <w:rPr>
          <w:rFonts w:cs="Calibri"/>
          <w:b/>
          <w:sz w:val="24"/>
          <w:szCs w:val="24"/>
          <w:lang w:val="en-GB"/>
        </w:rPr>
        <w:t xml:space="preserve">in Mexico, 1990-2015:  A cross-sectional demographic </w:t>
      </w:r>
      <w:del w:id="7" w:author="José Manuel Aburto [2]" w:date="2018-07-05T13:13:00Z">
        <w:r w:rsidDel="004146A3">
          <w:rPr>
            <w:rFonts w:cs="Calibri"/>
            <w:b/>
            <w:sz w:val="24"/>
            <w:szCs w:val="24"/>
            <w:lang w:val="en-GB"/>
          </w:rPr>
          <w:delText xml:space="preserve">cause-of-death </w:delText>
        </w:r>
      </w:del>
      <w:r>
        <w:rPr>
          <w:rFonts w:cs="Calibri"/>
          <w:b/>
          <w:sz w:val="24"/>
          <w:szCs w:val="24"/>
          <w:lang w:val="en-GB"/>
        </w:rPr>
        <w:t>analysis</w:t>
      </w:r>
    </w:p>
    <w:p w14:paraId="2F83A049" w14:textId="77777777" w:rsidR="00404702" w:rsidRDefault="00404702">
      <w:pPr>
        <w:rPr>
          <w:rFonts w:cs="Calibri"/>
          <w:b/>
          <w:sz w:val="24"/>
          <w:szCs w:val="24"/>
          <w:lang w:val="en-GB"/>
        </w:rPr>
      </w:pPr>
    </w:p>
    <w:p w14:paraId="67A8D766" w14:textId="77777777" w:rsidR="00404702" w:rsidRDefault="008017BD">
      <w:pPr>
        <w:rPr>
          <w:rFonts w:cs="Calibri"/>
          <w:sz w:val="24"/>
          <w:szCs w:val="24"/>
          <w:vertAlign w:val="superscript"/>
          <w:lang w:val="en-GB"/>
        </w:rPr>
      </w:pPr>
      <w:r>
        <w:rPr>
          <w:rFonts w:cs="Calibri"/>
          <w:b/>
          <w:sz w:val="24"/>
          <w:szCs w:val="24"/>
          <w:lang w:val="en-GB"/>
        </w:rPr>
        <w:t>Authors:</w:t>
      </w:r>
      <w:r>
        <w:rPr>
          <w:rFonts w:cs="Calibri"/>
          <w:sz w:val="24"/>
          <w:szCs w:val="24"/>
          <w:lang w:val="en-GB"/>
        </w:rPr>
        <w:t xml:space="preserve"> José Manuel Aburto, </w:t>
      </w:r>
      <w:r>
        <w:rPr>
          <w:rFonts w:cs="Calibri"/>
          <w:i/>
          <w:sz w:val="24"/>
          <w:szCs w:val="24"/>
          <w:lang w:val="en-GB"/>
        </w:rPr>
        <w:t>PhD student</w:t>
      </w:r>
      <w:r>
        <w:rPr>
          <w:rFonts w:cs="Calibri"/>
          <w:sz w:val="24"/>
          <w:szCs w:val="24"/>
          <w:lang w:val="en-GB"/>
        </w:rPr>
        <w:t xml:space="preserve"> (JMA)</w:t>
      </w:r>
      <w:r>
        <w:rPr>
          <w:rFonts w:cs="Calibri"/>
          <w:sz w:val="24"/>
          <w:szCs w:val="24"/>
          <w:vertAlign w:val="superscript"/>
          <w:lang w:val="en-GB"/>
        </w:rPr>
        <w:t>a*†</w:t>
      </w:r>
      <w:r>
        <w:rPr>
          <w:rFonts w:cs="Calibri"/>
          <w:sz w:val="24"/>
          <w:szCs w:val="24"/>
          <w:lang w:val="en-GB"/>
        </w:rPr>
        <w:t xml:space="preserve">, Tim Riffe, </w:t>
      </w:r>
      <w:r>
        <w:rPr>
          <w:rFonts w:cs="Calibri"/>
          <w:i/>
          <w:sz w:val="24"/>
          <w:szCs w:val="24"/>
          <w:lang w:val="en-GB"/>
        </w:rPr>
        <w:t>Research Scientist</w:t>
      </w:r>
      <w:r>
        <w:rPr>
          <w:rFonts w:cs="Calibri"/>
          <w:sz w:val="24"/>
          <w:szCs w:val="24"/>
          <w:lang w:val="en-GB"/>
        </w:rPr>
        <w:t xml:space="preserve"> (TR)</w:t>
      </w:r>
      <w:r>
        <w:rPr>
          <w:rFonts w:cs="Calibri"/>
          <w:sz w:val="24"/>
          <w:szCs w:val="24"/>
          <w:vertAlign w:val="superscript"/>
          <w:lang w:val="en-GB"/>
        </w:rPr>
        <w:t>b†</w:t>
      </w:r>
      <w:r>
        <w:rPr>
          <w:rFonts w:cs="Calibri"/>
          <w:sz w:val="24"/>
          <w:szCs w:val="24"/>
          <w:lang w:val="en-GB"/>
        </w:rPr>
        <w:t xml:space="preserve"> &amp; Vladimir Canudas-Romo, </w:t>
      </w:r>
      <w:r>
        <w:rPr>
          <w:rFonts w:cs="Calibri"/>
          <w:i/>
          <w:sz w:val="24"/>
          <w:szCs w:val="24"/>
          <w:lang w:val="en-GB"/>
        </w:rPr>
        <w:t>Associate Professor</w:t>
      </w:r>
      <w:r>
        <w:rPr>
          <w:rFonts w:cs="Calibri"/>
          <w:sz w:val="24"/>
          <w:szCs w:val="24"/>
          <w:lang w:val="en-GB"/>
        </w:rPr>
        <w:t xml:space="preserve"> (VCR)</w:t>
      </w:r>
      <w:r>
        <w:rPr>
          <w:rFonts w:cs="Calibri"/>
          <w:sz w:val="24"/>
          <w:szCs w:val="24"/>
          <w:vertAlign w:val="superscript"/>
          <w:lang w:val="en-GB"/>
        </w:rPr>
        <w:t>c</w:t>
      </w:r>
      <w:r>
        <w:rPr>
          <w:rFonts w:cs="Calibri"/>
          <w:sz w:val="24"/>
          <w:szCs w:val="24"/>
          <w:vertAlign w:val="superscript"/>
          <w:lang w:val="en-GB"/>
        </w:rPr>
        <w:tab/>
      </w:r>
    </w:p>
    <w:p w14:paraId="535C5DD0" w14:textId="77777777" w:rsidR="00404702" w:rsidRDefault="008017BD">
      <w:pPr>
        <w:rPr>
          <w:rFonts w:cs="Calibri"/>
          <w:b/>
          <w:sz w:val="24"/>
          <w:szCs w:val="24"/>
          <w:lang w:val="en-GB"/>
        </w:rPr>
      </w:pPr>
      <w:r>
        <w:rPr>
          <w:rFonts w:cs="Calibri"/>
          <w:b/>
          <w:sz w:val="24"/>
          <w:szCs w:val="24"/>
          <w:lang w:val="en-GB"/>
        </w:rPr>
        <w:t>Author affiliations:</w:t>
      </w:r>
    </w:p>
    <w:p w14:paraId="1987D4C6" w14:textId="77777777" w:rsidR="00404702" w:rsidRDefault="008017BD">
      <w:pPr>
        <w:rPr>
          <w:rFonts w:cs="Calibri"/>
          <w:sz w:val="24"/>
          <w:szCs w:val="24"/>
          <w:lang w:val="en-GB"/>
        </w:rPr>
      </w:pPr>
      <w:r>
        <w:rPr>
          <w:rFonts w:cs="Calibri"/>
          <w:sz w:val="24"/>
          <w:szCs w:val="24"/>
          <w:vertAlign w:val="superscript"/>
          <w:lang w:val="en-GB"/>
        </w:rPr>
        <w:t xml:space="preserve">a </w:t>
      </w:r>
      <w:r>
        <w:rPr>
          <w:rFonts w:cs="Calibri"/>
          <w:sz w:val="24"/>
          <w:szCs w:val="24"/>
          <w:lang w:val="en-GB"/>
        </w:rPr>
        <w:t>Institute of Public Health-Unit of Biodemography, University of Southern Denmark, Odense 5000, Denmark.</w:t>
      </w:r>
    </w:p>
    <w:p w14:paraId="0AFA6C1A" w14:textId="77777777" w:rsidR="00404702" w:rsidRDefault="008017BD">
      <w:pPr>
        <w:rPr>
          <w:rFonts w:cs="Calibri"/>
          <w:sz w:val="24"/>
          <w:szCs w:val="24"/>
          <w:lang w:val="en-GB"/>
        </w:rPr>
      </w:pPr>
      <w:r>
        <w:rPr>
          <w:rFonts w:cs="Calibri"/>
          <w:sz w:val="24"/>
          <w:szCs w:val="24"/>
          <w:vertAlign w:val="superscript"/>
          <w:lang w:val="en-GB"/>
        </w:rPr>
        <w:t>b</w:t>
      </w:r>
      <w:r>
        <w:rPr>
          <w:rFonts w:cs="Calibri"/>
          <w:sz w:val="24"/>
          <w:szCs w:val="24"/>
          <w:lang w:val="en-GB"/>
        </w:rPr>
        <w:t xml:space="preserve"> Max Planck Institute for Demographic Research, Rostock 18057, Germany</w:t>
      </w:r>
    </w:p>
    <w:p w14:paraId="4411CF74" w14:textId="77777777" w:rsidR="00404702" w:rsidRDefault="008017BD">
      <w:pPr>
        <w:rPr>
          <w:rFonts w:cs="Calibri"/>
          <w:sz w:val="24"/>
          <w:szCs w:val="24"/>
          <w:lang w:val="en-GB"/>
        </w:rPr>
      </w:pPr>
      <w:r>
        <w:rPr>
          <w:rFonts w:cs="Calibri"/>
          <w:sz w:val="24"/>
          <w:szCs w:val="24"/>
          <w:vertAlign w:val="superscript"/>
          <w:lang w:val="en-GB"/>
        </w:rPr>
        <w:t>c</w:t>
      </w:r>
      <w:r>
        <w:rPr>
          <w:rFonts w:cs="Calibri"/>
          <w:sz w:val="24"/>
          <w:szCs w:val="24"/>
          <w:lang w:val="en-GB"/>
        </w:rPr>
        <w:t xml:space="preserve"> School of Demography, Australian National University, ACT 0200, Australia</w:t>
      </w:r>
    </w:p>
    <w:p w14:paraId="7A505CD8" w14:textId="77777777" w:rsidR="00404702" w:rsidRDefault="008017BD">
      <w:pPr>
        <w:rPr>
          <w:rFonts w:cs="Calibri"/>
          <w:sz w:val="24"/>
          <w:szCs w:val="24"/>
          <w:lang w:val="en-GB"/>
        </w:rPr>
      </w:pPr>
      <w:r>
        <w:rPr>
          <w:rFonts w:cs="Calibri"/>
          <w:sz w:val="24"/>
          <w:szCs w:val="24"/>
          <w:vertAlign w:val="superscript"/>
          <w:lang w:val="en-GB"/>
        </w:rPr>
        <w:t>†</w:t>
      </w:r>
      <w:r>
        <w:rPr>
          <w:rFonts w:cs="Calibri"/>
          <w:sz w:val="24"/>
          <w:szCs w:val="24"/>
          <w:lang w:val="en-GB"/>
        </w:rPr>
        <w:t xml:space="preserve"> These authors contributed equally to the paper</w:t>
      </w:r>
    </w:p>
    <w:p w14:paraId="7806C426" w14:textId="77777777" w:rsidR="00404702" w:rsidRDefault="008017BD">
      <w:pPr>
        <w:pStyle w:val="NormalWeb"/>
        <w:spacing w:before="280"/>
        <w:textAlignment w:val="baseline"/>
        <w:rPr>
          <w:rFonts w:ascii="Calibri" w:hAnsi="Calibri" w:cs="Calibri"/>
          <w:lang w:val="en-GB"/>
        </w:rPr>
      </w:pPr>
      <w:r>
        <w:rPr>
          <w:rFonts w:ascii="inherit" w:hAnsi="inherit" w:cs="Helvetica"/>
          <w:color w:val="333333"/>
          <w:vertAlign w:val="superscript"/>
          <w:lang w:val="en-GB"/>
        </w:rPr>
        <w:t>*</w:t>
      </w:r>
      <w:r>
        <w:rPr>
          <w:rFonts w:ascii="Calibri" w:hAnsi="Calibri" w:cs="Calibri"/>
          <w:lang w:val="en-GB"/>
        </w:rPr>
        <w:t>The manuscript’s guarantor.</w:t>
      </w:r>
    </w:p>
    <w:p w14:paraId="369FE569" w14:textId="77777777" w:rsidR="00404702" w:rsidRDefault="008017BD">
      <w:pPr>
        <w:rPr>
          <w:rStyle w:val="InternetLink"/>
          <w:rFonts w:cs="Calibri"/>
          <w:sz w:val="24"/>
          <w:szCs w:val="24"/>
          <w:lang w:val="en-GB"/>
        </w:rPr>
      </w:pPr>
      <w:r>
        <w:rPr>
          <w:rFonts w:cs="Calibri"/>
          <w:b/>
          <w:sz w:val="24"/>
          <w:szCs w:val="24"/>
          <w:lang w:val="en-GB"/>
        </w:rPr>
        <w:t>Corresponding author:</w:t>
      </w:r>
      <w:r>
        <w:rPr>
          <w:rFonts w:cs="Calibri"/>
          <w:sz w:val="24"/>
          <w:szCs w:val="24"/>
          <w:lang w:val="en-GB"/>
        </w:rPr>
        <w:t xml:space="preserve"> José Manuel Aburto: </w:t>
      </w:r>
      <w:hyperlink r:id="rId8">
        <w:r>
          <w:rPr>
            <w:rStyle w:val="InternetLink"/>
            <w:rFonts w:cs="Calibri"/>
            <w:sz w:val="24"/>
            <w:szCs w:val="24"/>
            <w:lang w:val="en-GB"/>
          </w:rPr>
          <w:t>jmaburto@health.sdu.dk</w:t>
        </w:r>
      </w:hyperlink>
      <w:r>
        <w:rPr>
          <w:rFonts w:cs="Calibri"/>
          <w:sz w:val="24"/>
          <w:szCs w:val="24"/>
          <w:lang w:val="en-GB"/>
        </w:rPr>
        <w:t xml:space="preserve">, T: </w:t>
      </w:r>
      <w:hyperlink r:id="rId9">
        <w:r>
          <w:rPr>
            <w:rStyle w:val="InternetLink"/>
            <w:rFonts w:cs="Calibri"/>
            <w:sz w:val="24"/>
            <w:szCs w:val="24"/>
            <w:lang w:val="en-GB"/>
          </w:rPr>
          <w:t xml:space="preserve">+45 65509416 </w:t>
        </w:r>
      </w:hyperlink>
    </w:p>
    <w:p w14:paraId="2F30AD82" w14:textId="77777777" w:rsidR="00404702" w:rsidRDefault="00404702">
      <w:pPr>
        <w:rPr>
          <w:rFonts w:cs="Calibri"/>
          <w:sz w:val="24"/>
          <w:szCs w:val="24"/>
          <w:lang w:val="en-GB"/>
        </w:rPr>
      </w:pPr>
    </w:p>
    <w:p w14:paraId="797D2F30" w14:textId="77777777" w:rsidR="00404702" w:rsidRDefault="008017BD">
      <w:pPr>
        <w:rPr>
          <w:rFonts w:cs="Calibri"/>
          <w:i/>
          <w:iCs/>
          <w:sz w:val="24"/>
          <w:szCs w:val="24"/>
          <w:lang w:val="en-GB"/>
        </w:rPr>
      </w:pPr>
      <w:r>
        <w:rPr>
          <w:rFonts w:cs="Calibri"/>
          <w:i/>
          <w:iCs/>
          <w:sz w:val="24"/>
          <w:szCs w:val="24"/>
          <w:lang w:val="en-GB"/>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528831E8" w14:textId="77777777" w:rsidR="00404702" w:rsidRDefault="00404702">
      <w:pPr>
        <w:rPr>
          <w:rFonts w:cs="Calibri"/>
          <w:i/>
          <w:iCs/>
          <w:sz w:val="24"/>
          <w:szCs w:val="24"/>
          <w:lang w:val="en-GB"/>
        </w:rPr>
      </w:pPr>
    </w:p>
    <w:p w14:paraId="4DEF79A8" w14:textId="77777777" w:rsidR="00404702" w:rsidRDefault="00404702">
      <w:pPr>
        <w:jc w:val="both"/>
        <w:rPr>
          <w:rFonts w:cs="Calibri"/>
          <w:b/>
          <w:sz w:val="24"/>
          <w:szCs w:val="24"/>
          <w:lang w:val="en-GB"/>
        </w:rPr>
      </w:pPr>
    </w:p>
    <w:p w14:paraId="771AFCD7" w14:textId="77777777" w:rsidR="00404702" w:rsidRDefault="00404702">
      <w:pPr>
        <w:jc w:val="both"/>
        <w:rPr>
          <w:rFonts w:cs="Calibri"/>
          <w:b/>
          <w:sz w:val="24"/>
          <w:szCs w:val="24"/>
          <w:lang w:val="en-GB"/>
        </w:rPr>
      </w:pPr>
    </w:p>
    <w:p w14:paraId="6162CA00" w14:textId="77777777" w:rsidR="00404702" w:rsidRDefault="00404702">
      <w:pPr>
        <w:jc w:val="both"/>
        <w:rPr>
          <w:rFonts w:cs="Calibri"/>
          <w:b/>
          <w:sz w:val="24"/>
          <w:szCs w:val="24"/>
          <w:lang w:val="en-GB"/>
        </w:rPr>
      </w:pPr>
    </w:p>
    <w:p w14:paraId="25EC529E" w14:textId="77777777" w:rsidR="00404702" w:rsidRDefault="00404702">
      <w:pPr>
        <w:jc w:val="both"/>
        <w:rPr>
          <w:rFonts w:cs="Calibri"/>
          <w:b/>
          <w:sz w:val="24"/>
          <w:szCs w:val="24"/>
          <w:lang w:val="en-GB"/>
        </w:rPr>
      </w:pPr>
    </w:p>
    <w:p w14:paraId="762A5176" w14:textId="77777777" w:rsidR="00404702" w:rsidRDefault="00404702">
      <w:pPr>
        <w:jc w:val="both"/>
        <w:rPr>
          <w:rFonts w:cs="Calibri"/>
          <w:b/>
          <w:sz w:val="24"/>
          <w:szCs w:val="24"/>
          <w:lang w:val="en-GB"/>
        </w:rPr>
      </w:pPr>
    </w:p>
    <w:p w14:paraId="50840271" w14:textId="77777777" w:rsidR="00404702" w:rsidRDefault="00404702">
      <w:pPr>
        <w:jc w:val="both"/>
        <w:rPr>
          <w:rFonts w:cs="Calibri"/>
          <w:b/>
          <w:sz w:val="24"/>
          <w:szCs w:val="24"/>
          <w:lang w:val="en-GB"/>
        </w:rPr>
      </w:pPr>
    </w:p>
    <w:p w14:paraId="735E9C83" w14:textId="77777777" w:rsidR="00404702" w:rsidRDefault="00404702">
      <w:pPr>
        <w:jc w:val="both"/>
        <w:rPr>
          <w:rFonts w:cs="Calibri"/>
          <w:b/>
          <w:sz w:val="24"/>
          <w:szCs w:val="24"/>
          <w:lang w:val="en-GB"/>
        </w:rPr>
      </w:pPr>
    </w:p>
    <w:p w14:paraId="0FA74A46" w14:textId="77777777" w:rsidR="00404702" w:rsidRDefault="00404702">
      <w:pPr>
        <w:jc w:val="both"/>
        <w:rPr>
          <w:rFonts w:cs="Calibri"/>
          <w:b/>
          <w:sz w:val="24"/>
          <w:szCs w:val="24"/>
          <w:lang w:val="en-GB"/>
        </w:rPr>
      </w:pPr>
    </w:p>
    <w:p w14:paraId="1FD91C80" w14:textId="77777777" w:rsidR="00404702" w:rsidRDefault="00404702">
      <w:pPr>
        <w:jc w:val="both"/>
        <w:rPr>
          <w:rFonts w:cs="Calibri"/>
          <w:b/>
          <w:sz w:val="24"/>
          <w:szCs w:val="24"/>
          <w:lang w:val="en-GB"/>
        </w:rPr>
      </w:pPr>
    </w:p>
    <w:p w14:paraId="67270F66" w14:textId="77777777" w:rsidR="00404702" w:rsidRDefault="00404702">
      <w:pPr>
        <w:jc w:val="both"/>
        <w:rPr>
          <w:rFonts w:cs="Calibri"/>
          <w:b/>
          <w:sz w:val="24"/>
          <w:szCs w:val="24"/>
          <w:lang w:val="en-GB"/>
        </w:rPr>
      </w:pPr>
    </w:p>
    <w:p w14:paraId="60869F09" w14:textId="77777777" w:rsidR="00404702" w:rsidRDefault="00404702">
      <w:pPr>
        <w:jc w:val="both"/>
        <w:rPr>
          <w:rFonts w:cs="Calibri"/>
          <w:b/>
          <w:sz w:val="24"/>
          <w:szCs w:val="24"/>
          <w:lang w:val="en-GB"/>
        </w:rPr>
      </w:pPr>
    </w:p>
    <w:p w14:paraId="278FF416" w14:textId="77777777" w:rsidR="00404702" w:rsidRDefault="00404702">
      <w:pPr>
        <w:jc w:val="both"/>
        <w:rPr>
          <w:rFonts w:cs="Calibri"/>
          <w:b/>
          <w:sz w:val="24"/>
          <w:szCs w:val="24"/>
          <w:lang w:val="en-GB"/>
        </w:rPr>
      </w:pPr>
    </w:p>
    <w:p w14:paraId="5893C556" w14:textId="77777777" w:rsidR="00404702" w:rsidRDefault="00404702">
      <w:pPr>
        <w:jc w:val="both"/>
        <w:rPr>
          <w:rFonts w:cs="Calibri"/>
          <w:b/>
          <w:sz w:val="24"/>
          <w:szCs w:val="24"/>
          <w:lang w:val="en-GB"/>
        </w:rPr>
      </w:pPr>
    </w:p>
    <w:p w14:paraId="380649D0" w14:textId="77777777" w:rsidR="00404702" w:rsidRDefault="00404702">
      <w:pPr>
        <w:rPr>
          <w:rFonts w:cs="Calibri"/>
          <w:b/>
          <w:sz w:val="24"/>
          <w:szCs w:val="24"/>
          <w:lang w:val="en-GB"/>
        </w:rPr>
      </w:pPr>
    </w:p>
    <w:p w14:paraId="644A74AC" w14:textId="77777777" w:rsidR="00404702" w:rsidRDefault="00404702">
      <w:pPr>
        <w:rPr>
          <w:rFonts w:cs="Calibri"/>
          <w:b/>
          <w:sz w:val="24"/>
          <w:szCs w:val="24"/>
          <w:lang w:val="en-GB"/>
        </w:rPr>
      </w:pPr>
    </w:p>
    <w:p w14:paraId="176AC899" w14:textId="77777777" w:rsidR="00404702" w:rsidRDefault="00404702">
      <w:pPr>
        <w:rPr>
          <w:rFonts w:cs="Calibri"/>
          <w:b/>
          <w:sz w:val="24"/>
          <w:szCs w:val="24"/>
          <w:lang w:val="en-GB"/>
        </w:rPr>
      </w:pPr>
    </w:p>
    <w:p w14:paraId="769E4E73" w14:textId="77777777" w:rsidR="00404702" w:rsidRDefault="00404702">
      <w:pPr>
        <w:rPr>
          <w:rFonts w:cs="Calibri"/>
          <w:b/>
          <w:sz w:val="24"/>
          <w:szCs w:val="24"/>
          <w:lang w:val="en-GB"/>
        </w:rPr>
      </w:pPr>
    </w:p>
    <w:p w14:paraId="32348CD0" w14:textId="77777777" w:rsidR="00404702" w:rsidRDefault="00404702">
      <w:pPr>
        <w:rPr>
          <w:rFonts w:cs="Calibri"/>
          <w:b/>
          <w:sz w:val="24"/>
          <w:szCs w:val="24"/>
          <w:lang w:val="en-GB"/>
        </w:rPr>
      </w:pPr>
    </w:p>
    <w:p w14:paraId="250AC4EE" w14:textId="77777777" w:rsidR="00404702" w:rsidRDefault="00404702">
      <w:pPr>
        <w:rPr>
          <w:rFonts w:cs="Calibri"/>
          <w:b/>
          <w:sz w:val="24"/>
          <w:szCs w:val="24"/>
          <w:lang w:val="en-GB"/>
        </w:rPr>
      </w:pPr>
    </w:p>
    <w:p w14:paraId="2931AF3C" w14:textId="77777777" w:rsidR="00404702" w:rsidRDefault="00404702">
      <w:pPr>
        <w:rPr>
          <w:rFonts w:cs="Calibri"/>
          <w:b/>
          <w:sz w:val="24"/>
          <w:szCs w:val="24"/>
          <w:lang w:val="en-GB"/>
        </w:rPr>
      </w:pPr>
    </w:p>
    <w:p w14:paraId="721C634A" w14:textId="77777777" w:rsidR="00404702" w:rsidRDefault="00404702">
      <w:pPr>
        <w:rPr>
          <w:rFonts w:cs="Calibri"/>
          <w:b/>
          <w:sz w:val="24"/>
          <w:szCs w:val="24"/>
          <w:lang w:val="en-GB"/>
        </w:rPr>
      </w:pPr>
    </w:p>
    <w:p w14:paraId="461A0D90" w14:textId="77777777" w:rsidR="00404702" w:rsidRDefault="00404702">
      <w:pPr>
        <w:rPr>
          <w:rFonts w:cs="Calibri"/>
          <w:b/>
          <w:sz w:val="24"/>
          <w:szCs w:val="24"/>
          <w:lang w:val="en-GB"/>
        </w:rPr>
      </w:pPr>
    </w:p>
    <w:p w14:paraId="70871491" w14:textId="77777777" w:rsidR="00404702" w:rsidRDefault="00404702">
      <w:pPr>
        <w:rPr>
          <w:rFonts w:cs="Calibri"/>
          <w:b/>
          <w:sz w:val="24"/>
          <w:szCs w:val="24"/>
          <w:lang w:val="en-GB"/>
        </w:rPr>
      </w:pPr>
    </w:p>
    <w:p w14:paraId="092CF4EB" w14:textId="77777777" w:rsidR="00404702" w:rsidRDefault="00404702">
      <w:pPr>
        <w:rPr>
          <w:rFonts w:cs="Calibri"/>
          <w:b/>
          <w:sz w:val="24"/>
          <w:szCs w:val="24"/>
          <w:lang w:val="en-GB"/>
        </w:rPr>
      </w:pPr>
    </w:p>
    <w:p w14:paraId="1CBC80C3" w14:textId="78EC3C2B" w:rsidR="00404702" w:rsidRDefault="008017BD">
      <w:pPr>
        <w:rPr>
          <w:rFonts w:cs="Calibri"/>
          <w:sz w:val="24"/>
          <w:szCs w:val="24"/>
          <w:lang w:val="en-GB"/>
        </w:rPr>
      </w:pPr>
      <w:r>
        <w:rPr>
          <w:rFonts w:cs="Calibri"/>
          <w:b/>
          <w:sz w:val="24"/>
          <w:szCs w:val="24"/>
          <w:lang w:val="en-GB"/>
        </w:rPr>
        <w:t>Keywords</w:t>
      </w:r>
      <w:r>
        <w:rPr>
          <w:rFonts w:cs="Calibri"/>
          <w:b/>
          <w:sz w:val="24"/>
          <w:szCs w:val="24"/>
          <w:lang w:val="en-GB"/>
        </w:rPr>
        <w:tab/>
      </w:r>
      <w:r>
        <w:rPr>
          <w:rFonts w:cs="Calibri"/>
          <w:sz w:val="24"/>
          <w:szCs w:val="24"/>
          <w:lang w:val="en-GB"/>
        </w:rPr>
        <w:t xml:space="preserve">health inequalities, adult health, </w:t>
      </w:r>
      <w:ins w:id="8" w:author="José Manuel Aburto [2]" w:date="2018-07-05T13:14:00Z">
        <w:r w:rsidR="004146A3">
          <w:rPr>
            <w:rFonts w:cs="Calibri"/>
            <w:sz w:val="24"/>
            <w:szCs w:val="24"/>
            <w:lang w:val="en-GB"/>
          </w:rPr>
          <w:t>amenable</w:t>
        </w:r>
      </w:ins>
      <w:del w:id="9" w:author="José Manuel Aburto [2]" w:date="2018-07-05T13:09:00Z">
        <w:r w:rsidDel="000E50AB">
          <w:rPr>
            <w:rFonts w:cs="Calibri"/>
            <w:sz w:val="24"/>
            <w:szCs w:val="24"/>
            <w:lang w:val="en-GB"/>
          </w:rPr>
          <w:delText>,</w:delText>
        </w:r>
      </w:del>
      <w:ins w:id="10" w:author="José Manuel Aburto [2]" w:date="2018-07-05T13:14:00Z">
        <w:r w:rsidR="004146A3">
          <w:rPr>
            <w:rFonts w:cs="Calibri"/>
            <w:sz w:val="24"/>
            <w:szCs w:val="24"/>
            <w:lang w:val="en-GB"/>
          </w:rPr>
          <w:t xml:space="preserve"> </w:t>
        </w:r>
      </w:ins>
      <w:del w:id="11" w:author="José Manuel Aburto [2]" w:date="2018-07-05T13:09:00Z">
        <w:r w:rsidDel="000E50AB">
          <w:rPr>
            <w:rFonts w:cs="Calibri"/>
            <w:sz w:val="24"/>
            <w:szCs w:val="24"/>
            <w:lang w:val="en-GB"/>
          </w:rPr>
          <w:delText xml:space="preserve"> </w:delText>
        </w:r>
      </w:del>
      <w:r>
        <w:rPr>
          <w:rFonts w:cs="Calibri"/>
          <w:sz w:val="24"/>
          <w:szCs w:val="24"/>
          <w:lang w:val="en-GB"/>
        </w:rPr>
        <w:t xml:space="preserve">mortality, </w:t>
      </w:r>
      <w:del w:id="12" w:author="José Manuel Aburto [2]" w:date="2018-07-05T13:15:00Z">
        <w:r w:rsidDel="004146A3">
          <w:rPr>
            <w:rFonts w:cs="Calibri"/>
            <w:sz w:val="24"/>
            <w:szCs w:val="24"/>
            <w:lang w:val="en-GB"/>
          </w:rPr>
          <w:delText>violence</w:delText>
        </w:r>
      </w:del>
      <w:ins w:id="13" w:author="José Manuel Aburto [2]" w:date="2018-07-05T13:15:00Z">
        <w:r w:rsidR="004146A3">
          <w:rPr>
            <w:rFonts w:cs="Calibri"/>
            <w:sz w:val="24"/>
            <w:szCs w:val="24"/>
            <w:lang w:val="en-GB"/>
          </w:rPr>
          <w:t xml:space="preserve">homicide, </w:t>
        </w:r>
      </w:ins>
      <w:del w:id="14" w:author="José Manuel Aburto [2]" w:date="2018-07-05T13:14:00Z">
        <w:r w:rsidDel="004146A3">
          <w:rPr>
            <w:rFonts w:cs="Calibri"/>
            <w:sz w:val="24"/>
            <w:szCs w:val="24"/>
            <w:lang w:val="en-GB"/>
          </w:rPr>
          <w:delText>, avoidable mortality</w:delText>
        </w:r>
      </w:del>
    </w:p>
    <w:p w14:paraId="06A484D2" w14:textId="77777777" w:rsidR="00404702" w:rsidRDefault="00404702">
      <w:pPr>
        <w:rPr>
          <w:rFonts w:cs="Calibri"/>
          <w:sz w:val="24"/>
          <w:szCs w:val="24"/>
          <w:lang w:val="en-GB"/>
        </w:rPr>
      </w:pPr>
    </w:p>
    <w:p w14:paraId="708826CE" w14:textId="77777777" w:rsidR="00404702" w:rsidRDefault="008017BD">
      <w:pPr>
        <w:jc w:val="center"/>
        <w:rPr>
          <w:rFonts w:cs="Calibri"/>
          <w:b/>
          <w:sz w:val="24"/>
          <w:szCs w:val="24"/>
          <w:lang w:val="en-GB"/>
        </w:rPr>
      </w:pPr>
      <w:r>
        <w:rPr>
          <w:rFonts w:cs="Calibri"/>
          <w:b/>
          <w:sz w:val="24"/>
          <w:szCs w:val="24"/>
          <w:lang w:val="en-GB"/>
        </w:rPr>
        <w:t>Abstract</w:t>
      </w:r>
    </w:p>
    <w:p w14:paraId="3245A7B8" w14:textId="77777777" w:rsidR="00404702" w:rsidRDefault="00404702">
      <w:pPr>
        <w:rPr>
          <w:rFonts w:cs="Calibri"/>
          <w:b/>
          <w:sz w:val="24"/>
          <w:szCs w:val="24"/>
          <w:lang w:val="en-GB"/>
        </w:rPr>
      </w:pPr>
    </w:p>
    <w:p w14:paraId="3540137D" w14:textId="58B57145" w:rsidR="00404702" w:rsidRDefault="008017BD">
      <w:pPr>
        <w:jc w:val="both"/>
        <w:rPr>
          <w:rFonts w:cs="Calibri"/>
          <w:sz w:val="24"/>
          <w:szCs w:val="24"/>
          <w:lang w:val="en-GB"/>
        </w:rPr>
      </w:pPr>
      <w:r>
        <w:rPr>
          <w:rFonts w:cs="Calibri"/>
          <w:b/>
          <w:sz w:val="24"/>
          <w:szCs w:val="24"/>
          <w:lang w:val="en-GB"/>
        </w:rPr>
        <w:t xml:space="preserve">Objective: </w:t>
      </w:r>
      <w:r>
        <w:rPr>
          <w:rFonts w:cs="Calibri"/>
          <w:sz w:val="24"/>
          <w:szCs w:val="24"/>
          <w:lang w:val="en-GB"/>
        </w:rPr>
        <w:t xml:space="preserve">To </w:t>
      </w:r>
      <w:ins w:id="15" w:author="José Manuel Aburto" w:date="2018-07-03T16:52:00Z">
        <w:r>
          <w:rPr>
            <w:rFonts w:cs="Calibri"/>
            <w:sz w:val="24"/>
            <w:szCs w:val="24"/>
            <w:lang w:val="en-GB"/>
          </w:rPr>
          <w:t xml:space="preserve">analyse average lifespan and </w:t>
        </w:r>
      </w:ins>
      <w:r>
        <w:rPr>
          <w:rFonts w:cs="Calibri"/>
          <w:sz w:val="24"/>
          <w:szCs w:val="24"/>
          <w:lang w:val="en-GB"/>
        </w:rPr>
        <w:t xml:space="preserve">quantify the effect of </w:t>
      </w:r>
      <w:ins w:id="16" w:author="José Manuel Aburto" w:date="2018-07-03T16:52:00Z">
        <w:r>
          <w:rPr>
            <w:rFonts w:cs="Calibri"/>
            <w:sz w:val="24"/>
            <w:szCs w:val="24"/>
            <w:lang w:val="en-GB"/>
          </w:rPr>
          <w:t xml:space="preserve">Avoidable/Amenable mortality </w:t>
        </w:r>
      </w:ins>
      <w:ins w:id="17" w:author="José Manuel Aburto [2]" w:date="2018-07-05T13:16:00Z">
        <w:r w:rsidR="004146A3">
          <w:rPr>
            <w:rFonts w:cs="Calibri"/>
            <w:sz w:val="24"/>
            <w:szCs w:val="24"/>
            <w:lang w:val="en-GB"/>
          </w:rPr>
          <w:t>on</w:t>
        </w:r>
      </w:ins>
      <w:ins w:id="18" w:author="José Manuel Aburto" w:date="2018-07-03T16:53:00Z">
        <w:del w:id="19" w:author="José Manuel Aburto [2]" w:date="2018-07-05T13:16:00Z">
          <w:r w:rsidDel="004146A3">
            <w:rPr>
              <w:rFonts w:cs="Calibri"/>
              <w:sz w:val="24"/>
              <w:szCs w:val="24"/>
              <w:lang w:val="en-GB"/>
            </w:rPr>
            <w:delText>to</w:delText>
          </w:r>
        </w:del>
        <w:r>
          <w:rPr>
            <w:rFonts w:cs="Calibri"/>
            <w:sz w:val="24"/>
            <w:szCs w:val="24"/>
            <w:lang w:val="en-GB"/>
          </w:rPr>
          <w:t xml:space="preserve"> the difference between </w:t>
        </w:r>
      </w:ins>
      <w:ins w:id="20" w:author="José Manuel Aburto" w:date="2018-07-03T16:54:00Z">
        <w:r>
          <w:rPr>
            <w:rFonts w:cs="Calibri"/>
            <w:sz w:val="24"/>
            <w:szCs w:val="24"/>
            <w:lang w:val="en-GB"/>
          </w:rPr>
          <w:t xml:space="preserve">state-specific </w:t>
        </w:r>
      </w:ins>
      <w:ins w:id="21" w:author="José Manuel Aburto" w:date="2018-07-03T16:53:00Z">
        <w:r>
          <w:rPr>
            <w:rFonts w:cs="Calibri"/>
            <w:sz w:val="24"/>
            <w:szCs w:val="24"/>
            <w:lang w:val="en-GB"/>
          </w:rPr>
          <w:t>mortality and a low-mortality benchmark</w:t>
        </w:r>
      </w:ins>
      <w:del w:id="22" w:author="José Manuel Aburto" w:date="2018-07-03T16:53:00Z">
        <w:r>
          <w:rPr>
            <w:rFonts w:cs="Calibri"/>
            <w:sz w:val="24"/>
            <w:szCs w:val="24"/>
            <w:lang w:val="en-GB"/>
          </w:rPr>
          <w:delText xml:space="preserve">medically-amenable conditions, diabetes, ischemic heart diseases, lung cancer, cirrhosis, suicides, homicides and road-traffic accidents on longevity </w:delText>
        </w:r>
      </w:del>
      <w:ins w:id="23" w:author="José Manuel Aburto" w:date="2018-07-03T16:54:00Z">
        <w:r>
          <w:rPr>
            <w:rFonts w:cs="Calibri"/>
            <w:sz w:val="24"/>
            <w:szCs w:val="24"/>
            <w:lang w:val="en-GB"/>
          </w:rPr>
          <w:t xml:space="preserve"> </w:t>
        </w:r>
      </w:ins>
      <w:r>
        <w:rPr>
          <w:rFonts w:cs="Calibri"/>
          <w:sz w:val="24"/>
          <w:szCs w:val="24"/>
          <w:lang w:val="en-GB"/>
        </w:rPr>
        <w:t>in Mexico during 1990-2015.</w:t>
      </w:r>
    </w:p>
    <w:p w14:paraId="76386D7C" w14:textId="77777777" w:rsidR="00404702" w:rsidRDefault="008017BD">
      <w:pPr>
        <w:jc w:val="both"/>
        <w:rPr>
          <w:rFonts w:cs="Calibri"/>
          <w:sz w:val="24"/>
          <w:szCs w:val="24"/>
          <w:lang w:val="en-GB"/>
        </w:rPr>
      </w:pPr>
      <w:r>
        <w:rPr>
          <w:rFonts w:cs="Calibri"/>
          <w:b/>
          <w:sz w:val="24"/>
          <w:szCs w:val="24"/>
          <w:lang w:val="en-GB"/>
        </w:rPr>
        <w:t xml:space="preserve">Design: </w:t>
      </w:r>
      <w:r>
        <w:rPr>
          <w:rFonts w:cs="Calibri"/>
          <w:sz w:val="24"/>
          <w:szCs w:val="24"/>
          <w:lang w:val="en-GB"/>
        </w:rPr>
        <w:t>Retrospective cross-sectional demographic analysis using aggregated data.</w:t>
      </w:r>
    </w:p>
    <w:p w14:paraId="6DCD2E66" w14:textId="77777777" w:rsidR="00404702" w:rsidRDefault="008017BD">
      <w:pPr>
        <w:jc w:val="both"/>
        <w:rPr>
          <w:rFonts w:cs="Calibri"/>
          <w:sz w:val="24"/>
          <w:szCs w:val="24"/>
          <w:lang w:val="en-GB"/>
        </w:rPr>
      </w:pPr>
      <w:r>
        <w:rPr>
          <w:rFonts w:cs="Calibri"/>
          <w:b/>
          <w:sz w:val="24"/>
          <w:szCs w:val="24"/>
          <w:lang w:val="en-GB"/>
        </w:rPr>
        <w:t xml:space="preserve">Setting: </w:t>
      </w:r>
      <w:r>
        <w:rPr>
          <w:rFonts w:cs="Calibri"/>
          <w:sz w:val="24"/>
          <w:szCs w:val="24"/>
          <w:lang w:val="en-GB"/>
        </w:rPr>
        <w:t>Vital statistics from the Mexican civil registration system.</w:t>
      </w:r>
    </w:p>
    <w:p w14:paraId="7379DEBC" w14:textId="77777777" w:rsidR="00404702" w:rsidRDefault="008017BD">
      <w:pPr>
        <w:jc w:val="both"/>
        <w:rPr>
          <w:rFonts w:cs="Calibri"/>
          <w:sz w:val="24"/>
          <w:szCs w:val="24"/>
          <w:lang w:val="en-GB"/>
        </w:rPr>
      </w:pPr>
      <w:r>
        <w:rPr>
          <w:rFonts w:cs="Calibri"/>
          <w:b/>
          <w:sz w:val="24"/>
          <w:szCs w:val="24"/>
          <w:lang w:val="en-GB"/>
        </w:rPr>
        <w:t>Participants</w:t>
      </w:r>
      <w:r>
        <w:rPr>
          <w:rFonts w:cs="Calibri"/>
          <w:sz w:val="24"/>
          <w:szCs w:val="24"/>
          <w:lang w:val="en-GB"/>
        </w:rPr>
        <w:t>: Aggregated national data (from 91.2 million people in 1995 to 119.9 in 2015) grouped in</w:t>
      </w:r>
      <w:r>
        <w:rPr>
          <w:rFonts w:cs="Calibri"/>
          <w:b/>
          <w:sz w:val="24"/>
          <w:szCs w:val="24"/>
          <w:lang w:val="en-GB"/>
        </w:rPr>
        <w:t xml:space="preserve"> </w:t>
      </w:r>
      <w:r>
        <w:rPr>
          <w:rFonts w:cs="Calibri"/>
          <w:sz w:val="24"/>
          <w:szCs w:val="24"/>
          <w:lang w:val="en-GB"/>
        </w:rPr>
        <w:t>64 populations (32 Mexican-states [including Mexico City] by sex) with cause-of-death data.</w:t>
      </w:r>
    </w:p>
    <w:p w14:paraId="2562D0DA" w14:textId="77777777" w:rsidR="00404702" w:rsidRDefault="008017BD">
      <w:pPr>
        <w:jc w:val="both"/>
        <w:rPr>
          <w:rFonts w:cs="Calibri"/>
          <w:sz w:val="24"/>
          <w:szCs w:val="24"/>
          <w:lang w:val="en-GB"/>
        </w:rPr>
      </w:pPr>
      <w:r>
        <w:rPr>
          <w:rFonts w:cs="Calibri"/>
          <w:b/>
          <w:sz w:val="24"/>
          <w:szCs w:val="24"/>
          <w:lang w:val="en-GB"/>
        </w:rPr>
        <w:t xml:space="preserve">Main outcome measures: </w:t>
      </w:r>
      <w:r>
        <w:rPr>
          <w:rFonts w:cs="Calibri"/>
          <w:sz w:val="24"/>
          <w:szCs w:val="24"/>
          <w:lang w:val="en-GB"/>
        </w:rPr>
        <w:t>Cause-specific contributions to the gap in life expectancy in three age groups (0-14, 15-49 and 50-84) with a low-mortality</w:t>
      </w:r>
      <w:ins w:id="24" w:author="Tim Riffe" w:date="2018-07-04T10:15:00Z">
        <w:r>
          <w:rPr>
            <w:rFonts w:cs="Calibri"/>
            <w:sz w:val="24"/>
            <w:szCs w:val="24"/>
            <w:lang w:val="en-GB"/>
          </w:rPr>
          <w:t xml:space="preserve"> benchmark</w:t>
        </w:r>
      </w:ins>
      <w:r>
        <w:rPr>
          <w:rFonts w:cs="Calibri"/>
          <w:sz w:val="24"/>
          <w:szCs w:val="24"/>
          <w:lang w:val="en-GB"/>
        </w:rPr>
        <w:t>.</w:t>
      </w:r>
    </w:p>
    <w:p w14:paraId="5AF30D17" w14:textId="2702F6E8" w:rsidR="00404702" w:rsidRDefault="008017BD">
      <w:pPr>
        <w:jc w:val="both"/>
        <w:rPr>
          <w:rFonts w:cs="Calibri"/>
          <w:sz w:val="24"/>
          <w:szCs w:val="24"/>
          <w:lang w:val="en-GB"/>
        </w:rPr>
      </w:pPr>
      <w:r>
        <w:rPr>
          <w:rFonts w:cs="Calibri"/>
          <w:b/>
          <w:sz w:val="24"/>
          <w:szCs w:val="24"/>
          <w:lang w:val="en-GB"/>
        </w:rPr>
        <w:t xml:space="preserve">Results: </w:t>
      </w:r>
      <w:r>
        <w:rPr>
          <w:rFonts w:cs="Calibri"/>
          <w:sz w:val="24"/>
          <w:szCs w:val="24"/>
          <w:lang w:val="en-GB"/>
        </w:rPr>
        <w:t xml:space="preserve">The population below age 15 show improvements </w:t>
      </w:r>
      <w:ins w:id="25" w:author="José Manuel Aburto [2]" w:date="2018-07-05T13:19:00Z">
        <w:r w:rsidR="004146A3">
          <w:rPr>
            <w:rFonts w:cs="Calibri"/>
            <w:sz w:val="24"/>
            <w:szCs w:val="24"/>
            <w:lang w:val="en-GB"/>
          </w:rPr>
          <w:t>towards maximal</w:t>
        </w:r>
      </w:ins>
      <w:del w:id="26" w:author="José Manuel Aburto [2]" w:date="2018-07-05T13:19:00Z">
        <w:r w:rsidDel="004146A3">
          <w:rPr>
            <w:rFonts w:cs="Calibri"/>
            <w:sz w:val="24"/>
            <w:szCs w:val="24"/>
            <w:lang w:val="en-GB"/>
          </w:rPr>
          <w:delText>in</w:delText>
        </w:r>
      </w:del>
      <w:r>
        <w:rPr>
          <w:rFonts w:cs="Calibri"/>
          <w:sz w:val="24"/>
          <w:szCs w:val="24"/>
          <w:lang w:val="en-GB"/>
        </w:rPr>
        <w:t xml:space="preserve"> survival</w:t>
      </w:r>
      <w:ins w:id="27" w:author="José Manuel Aburto [2]" w:date="2018-07-05T13:19:00Z">
        <w:r w:rsidR="004146A3">
          <w:rPr>
            <w:rFonts w:cs="Calibri"/>
            <w:sz w:val="24"/>
            <w:szCs w:val="24"/>
            <w:lang w:val="en-GB"/>
          </w:rPr>
          <w:t xml:space="preserve"> in all states</w:t>
        </w:r>
      </w:ins>
      <w:r>
        <w:rPr>
          <w:rFonts w:cs="Calibri"/>
          <w:sz w:val="24"/>
          <w:szCs w:val="24"/>
          <w:lang w:val="en-GB"/>
        </w:rPr>
        <w:t xml:space="preserve">. </w:t>
      </w:r>
      <w:del w:id="28" w:author="José Manuel Aburto [2]" w:date="2018-07-05T13:19:00Z">
        <w:r w:rsidDel="004146A3">
          <w:rPr>
            <w:rFonts w:cs="Calibri"/>
            <w:sz w:val="24"/>
            <w:szCs w:val="24"/>
            <w:lang w:val="en-GB"/>
          </w:rPr>
          <w:delText xml:space="preserve">State-average survival from birth to age 15 was 14.82 (95% confidence interval, 14.76 to 14.88) and 14.78 years (14.70 to 14.86) in 2015, for females and males respectively. </w:delText>
        </w:r>
      </w:del>
      <w:r>
        <w:rPr>
          <w:rFonts w:cs="Calibri"/>
          <w:sz w:val="24"/>
          <w:szCs w:val="24"/>
          <w:lang w:val="en-GB"/>
        </w:rPr>
        <w:t xml:space="preserve">However, </w:t>
      </w:r>
      <w:del w:id="29" w:author="Tim Riffe" w:date="2018-07-04T10:44:00Z">
        <w:r>
          <w:rPr>
            <w:rFonts w:cs="Calibri"/>
            <w:sz w:val="24"/>
            <w:szCs w:val="24"/>
            <w:lang w:val="en-GB"/>
          </w:rPr>
          <w:delText xml:space="preserve">the </w:delText>
        </w:r>
      </w:del>
      <w:r>
        <w:rPr>
          <w:rFonts w:cs="Calibri"/>
          <w:sz w:val="24"/>
          <w:szCs w:val="24"/>
          <w:lang w:val="en-GB"/>
        </w:rPr>
        <w:t xml:space="preserve">adult </w:t>
      </w:r>
      <w:del w:id="30" w:author="Tim Riffe" w:date="2018-07-04T10:44:00Z">
        <w:r>
          <w:rPr>
            <w:rFonts w:cs="Calibri"/>
            <w:sz w:val="24"/>
            <w:szCs w:val="24"/>
            <w:lang w:val="en-GB"/>
          </w:rPr>
          <w:delText>population</w:delText>
        </w:r>
      </w:del>
      <w:ins w:id="31" w:author="Tim Riffe" w:date="2018-07-04T10:44:00Z">
        <w:r>
          <w:rPr>
            <w:rFonts w:cs="Calibri"/>
            <w:sz w:val="24"/>
            <w:szCs w:val="24"/>
            <w:lang w:val="en-GB"/>
          </w:rPr>
          <w:t>males</w:t>
        </w:r>
      </w:ins>
      <w:r>
        <w:rPr>
          <w:rFonts w:cs="Calibri"/>
          <w:sz w:val="24"/>
          <w:szCs w:val="24"/>
          <w:lang w:val="en-GB"/>
        </w:rPr>
        <w:t xml:space="preserve"> aged 15 to 49 show deterioration</w:t>
      </w:r>
      <w:del w:id="32" w:author="Tim Riffe" w:date="2018-07-04T10:44:00Z">
        <w:r>
          <w:rPr>
            <w:rFonts w:cs="Calibri"/>
            <w:sz w:val="24"/>
            <w:szCs w:val="24"/>
            <w:lang w:val="en-GB"/>
          </w:rPr>
          <w:delText xml:space="preserve"> among males</w:delText>
        </w:r>
      </w:del>
      <w:r>
        <w:rPr>
          <w:rFonts w:cs="Calibri"/>
          <w:sz w:val="24"/>
          <w:szCs w:val="24"/>
          <w:lang w:val="en-GB"/>
        </w:rPr>
        <w:t xml:space="preserve"> after 2006 in almost every state due to increasing homicide</w:t>
      </w:r>
      <w:ins w:id="33" w:author="Tim Riffe" w:date="2018-07-04T10:45:00Z">
        <w:r>
          <w:rPr>
            <w:rFonts w:cs="Calibri"/>
            <w:sz w:val="24"/>
            <w:szCs w:val="24"/>
            <w:lang w:val="en-GB"/>
          </w:rPr>
          <w:t>,</w:t>
        </w:r>
      </w:ins>
      <w:r>
        <w:rPr>
          <w:rFonts w:cs="Calibri"/>
          <w:sz w:val="24"/>
          <w:szCs w:val="24"/>
          <w:lang w:val="en-GB"/>
        </w:rPr>
        <w:t xml:space="preserve"> and a slow recovery thereafter. Out of 35 potential years in this age group, females and males live on average 34.57 (34.48 to 34.67) and 33.80 (33.34 to 34.27), respectively. Adults aged 50 to 84 show an unexpected decrease in the low mortality benchmark, indicating nationwide deterioration</w:t>
      </w:r>
      <w:ins w:id="34" w:author="Tim Riffe" w:date="2018-07-04T10:57:00Z">
        <w:r>
          <w:rPr>
            <w:rFonts w:cs="Calibri"/>
            <w:sz w:val="24"/>
            <w:szCs w:val="24"/>
            <w:lang w:val="en-GB"/>
          </w:rPr>
          <w:t xml:space="preserve"> among older adults</w:t>
        </w:r>
      </w:ins>
      <w:ins w:id="35" w:author="Tim Riffe" w:date="2018-07-04T10:50:00Z">
        <w:r>
          <w:rPr>
            <w:rFonts w:cs="Calibri"/>
            <w:sz w:val="24"/>
            <w:szCs w:val="24"/>
            <w:lang w:val="en-GB"/>
          </w:rPr>
          <w:t xml:space="preserve">. </w:t>
        </w:r>
      </w:ins>
      <w:r>
        <w:rPr>
          <w:rFonts w:cs="Calibri"/>
          <w:sz w:val="24"/>
          <w:szCs w:val="24"/>
          <w:lang w:val="en-GB"/>
        </w:rPr>
        <w:t xml:space="preserve"> </w:t>
      </w:r>
      <w:del w:id="36" w:author="Tim Riffe" w:date="2018-07-04T10:50:00Z">
        <w:r>
          <w:rPr>
            <w:rFonts w:cs="Calibri"/>
            <w:sz w:val="24"/>
            <w:szCs w:val="24"/>
            <w:lang w:val="en-GB"/>
          </w:rPr>
          <w:delText xml:space="preserve">for both </w:delText>
        </w:r>
      </w:del>
      <w:ins w:id="37" w:author="Tim Riffe" w:date="2018-07-04T10:48:00Z">
        <w:r>
          <w:rPr>
            <w:rFonts w:cs="Calibri"/>
            <w:sz w:val="24"/>
            <w:szCs w:val="24"/>
            <w:lang w:val="en-GB"/>
          </w:rPr>
          <w:t>F</w:t>
        </w:r>
      </w:ins>
      <w:del w:id="38" w:author="Tim Riffe" w:date="2018-07-04T10:48:00Z">
        <w:r>
          <w:rPr>
            <w:rFonts w:cs="Calibri"/>
            <w:sz w:val="24"/>
            <w:szCs w:val="24"/>
            <w:lang w:val="en-GB"/>
          </w:rPr>
          <w:delText>f</w:delText>
        </w:r>
      </w:del>
      <w:r>
        <w:rPr>
          <w:rFonts w:cs="Calibri"/>
          <w:sz w:val="24"/>
          <w:szCs w:val="24"/>
          <w:lang w:val="en-GB"/>
        </w:rPr>
        <w:t xml:space="preserve">emales and males </w:t>
      </w:r>
      <w:del w:id="39" w:author="Tim Riffe" w:date="2018-07-04T10:48:00Z">
        <w:r>
          <w:rPr>
            <w:rFonts w:cs="Calibri"/>
            <w:sz w:val="24"/>
            <w:szCs w:val="24"/>
            <w:lang w:val="en-GB"/>
          </w:rPr>
          <w:delText>with</w:delText>
        </w:r>
      </w:del>
      <w:ins w:id="40" w:author="Tim Riffe" w:date="2018-07-04T10:57:00Z">
        <w:r>
          <w:rPr>
            <w:rFonts w:cs="Calibri"/>
            <w:sz w:val="24"/>
            <w:szCs w:val="24"/>
            <w:lang w:val="en-GB"/>
          </w:rPr>
          <w:t xml:space="preserve"> in this age group show an</w:t>
        </w:r>
      </w:ins>
      <w:r>
        <w:rPr>
          <w:rFonts w:cs="Calibri"/>
          <w:sz w:val="24"/>
          <w:szCs w:val="24"/>
          <w:lang w:val="en-GB"/>
        </w:rPr>
        <w:t xml:space="preserve"> average survival of 28.59 (27.43 to 29.75) and 26.52 (25.33 to 27.73) out of 35</w:t>
      </w:r>
      <w:ins w:id="41" w:author="Tim Riffe" w:date="2018-07-04T10:57:00Z">
        <w:r>
          <w:rPr>
            <w:rFonts w:cs="Calibri"/>
            <w:sz w:val="24"/>
            <w:szCs w:val="24"/>
            <w:lang w:val="en-GB"/>
          </w:rPr>
          <w:t xml:space="preserve"> potential years</w:t>
        </w:r>
      </w:ins>
      <w:r>
        <w:rPr>
          <w:rFonts w:cs="Calibri"/>
          <w:sz w:val="24"/>
          <w:szCs w:val="24"/>
          <w:lang w:val="en-GB"/>
        </w:rPr>
        <w:t xml:space="preserve">, respectively. State gaps from the benchmark were mainly caused by ischemic heart disease, diabetes, cirrhosis and homicide. We find large health disparities between states, particularly </w:t>
      </w:r>
      <w:del w:id="42" w:author="Tim Riffe" w:date="2018-07-04T10:51:00Z">
        <w:r>
          <w:rPr>
            <w:rFonts w:cs="Calibri"/>
            <w:sz w:val="24"/>
            <w:szCs w:val="24"/>
            <w:lang w:val="en-GB"/>
          </w:rPr>
          <w:delText>for</w:delText>
        </w:r>
      </w:del>
      <w:ins w:id="43" w:author="Tim Riffe" w:date="2018-07-04T10:51:00Z">
        <w:r>
          <w:rPr>
            <w:rFonts w:cs="Calibri"/>
            <w:sz w:val="24"/>
            <w:szCs w:val="24"/>
            <w:lang w:val="en-GB"/>
          </w:rPr>
          <w:t>in</w:t>
        </w:r>
      </w:ins>
      <w:r>
        <w:rPr>
          <w:rFonts w:cs="Calibri"/>
          <w:sz w:val="24"/>
          <w:szCs w:val="24"/>
          <w:lang w:val="en-GB"/>
        </w:rPr>
        <w:t xml:space="preserve"> the adult population after 2005.</w:t>
      </w:r>
    </w:p>
    <w:p w14:paraId="394A19A7" w14:textId="02674D1F" w:rsidR="00404702" w:rsidRDefault="008017BD">
      <w:pPr>
        <w:jc w:val="both"/>
        <w:rPr>
          <w:rFonts w:cs="Calibri"/>
          <w:sz w:val="24"/>
          <w:szCs w:val="24"/>
          <w:lang w:val="en-GB"/>
        </w:rPr>
      </w:pPr>
      <w:r>
        <w:rPr>
          <w:rFonts w:cs="Calibri"/>
          <w:b/>
          <w:sz w:val="24"/>
          <w:szCs w:val="24"/>
          <w:lang w:val="en-GB"/>
        </w:rPr>
        <w:t xml:space="preserve">Conclusions: </w:t>
      </w:r>
      <w:r>
        <w:rPr>
          <w:rFonts w:cs="Calibri"/>
          <w:sz w:val="24"/>
          <w:szCs w:val="24"/>
          <w:lang w:val="en-GB"/>
        </w:rPr>
        <w:t xml:space="preserve">Mexico has succeeded in reducing mortality and between-state inequalities in children. However, </w:t>
      </w:r>
      <w:del w:id="44" w:author="Tim Riffe" w:date="2018-07-04T11:00:00Z">
        <w:r>
          <w:rPr>
            <w:rFonts w:cs="Calibri"/>
            <w:sz w:val="24"/>
            <w:szCs w:val="24"/>
            <w:lang w:val="en-GB"/>
          </w:rPr>
          <w:delText xml:space="preserve">the </w:delText>
        </w:r>
      </w:del>
      <w:r>
        <w:rPr>
          <w:rFonts w:cs="Calibri"/>
          <w:sz w:val="24"/>
          <w:szCs w:val="24"/>
          <w:lang w:val="en-GB"/>
        </w:rPr>
        <w:t>adult</w:t>
      </w:r>
      <w:ins w:id="45" w:author="Tim Riffe" w:date="2018-07-04T11:00:00Z">
        <w:r>
          <w:rPr>
            <w:rFonts w:cs="Calibri"/>
            <w:sz w:val="24"/>
            <w:szCs w:val="24"/>
            <w:lang w:val="en-GB"/>
          </w:rPr>
          <w:t>s</w:t>
        </w:r>
      </w:ins>
      <w:r>
        <w:rPr>
          <w:rFonts w:cs="Calibri"/>
          <w:sz w:val="24"/>
          <w:szCs w:val="24"/>
          <w:lang w:val="en-GB"/>
        </w:rPr>
        <w:t xml:space="preserve"> </w:t>
      </w:r>
      <w:del w:id="46" w:author="Tim Riffe" w:date="2018-07-04T11:00:00Z">
        <w:r>
          <w:rPr>
            <w:rFonts w:cs="Calibri"/>
            <w:sz w:val="24"/>
            <w:szCs w:val="24"/>
            <w:lang w:val="en-GB"/>
          </w:rPr>
          <w:delText>population</w:delText>
        </w:r>
      </w:del>
      <w:ins w:id="47" w:author="Tim Riffe" w:date="2018-07-04T11:00:00Z">
        <w:r>
          <w:rPr>
            <w:rFonts w:cs="Calibri"/>
            <w:sz w:val="24"/>
            <w:szCs w:val="24"/>
            <w:lang w:val="en-GB"/>
          </w:rPr>
          <w:t>are</w:t>
        </w:r>
      </w:ins>
      <w:del w:id="48" w:author="Tim Riffe" w:date="2018-07-04T11:00:00Z">
        <w:r>
          <w:rPr>
            <w:rFonts w:cs="Calibri"/>
            <w:sz w:val="24"/>
            <w:szCs w:val="24"/>
            <w:lang w:val="en-GB"/>
          </w:rPr>
          <w:delText xml:space="preserve"> is</w:delText>
        </w:r>
      </w:del>
      <w:r>
        <w:rPr>
          <w:rFonts w:cs="Calibri"/>
          <w:sz w:val="24"/>
          <w:szCs w:val="24"/>
          <w:lang w:val="en-GB"/>
        </w:rPr>
        <w:t xml:space="preserve"> becoming vulnerable as </w:t>
      </w:r>
      <w:del w:id="49" w:author="Tim Riffe" w:date="2018-07-04T11:00:00Z">
        <w:r>
          <w:rPr>
            <w:rFonts w:cs="Calibri"/>
            <w:sz w:val="24"/>
            <w:szCs w:val="24"/>
            <w:lang w:val="en-GB"/>
          </w:rPr>
          <w:delText>it has</w:delText>
        </w:r>
      </w:del>
      <w:ins w:id="50" w:author="Tim Riffe" w:date="2018-07-04T11:00:00Z">
        <w:r>
          <w:rPr>
            <w:rFonts w:cs="Calibri"/>
            <w:sz w:val="24"/>
            <w:szCs w:val="24"/>
            <w:lang w:val="en-GB"/>
          </w:rPr>
          <w:t>they have</w:t>
        </w:r>
      </w:ins>
      <w:r>
        <w:rPr>
          <w:rFonts w:cs="Calibri"/>
          <w:sz w:val="24"/>
          <w:szCs w:val="24"/>
          <w:lang w:val="en-GB"/>
        </w:rPr>
        <w:t xml:space="preserve"> not been able to reduce the burden of </w:t>
      </w:r>
      <w:ins w:id="51" w:author="Tim Riffe" w:date="2018-07-04T10:59:00Z">
        <w:r>
          <w:rPr>
            <w:rFonts w:cs="Calibri"/>
            <w:sz w:val="24"/>
            <w:szCs w:val="24"/>
            <w:lang w:val="en-GB"/>
          </w:rPr>
          <w:t xml:space="preserve">violence and </w:t>
        </w:r>
      </w:ins>
      <w:r>
        <w:rPr>
          <w:rFonts w:cs="Calibri"/>
          <w:sz w:val="24"/>
          <w:szCs w:val="24"/>
          <w:lang w:val="en-GB"/>
        </w:rPr>
        <w:t>conditions amenable to health services</w:t>
      </w:r>
      <w:ins w:id="52" w:author="José Manuel Aburto [2]" w:date="2018-07-05T13:20:00Z">
        <w:r w:rsidR="004146A3">
          <w:rPr>
            <w:rFonts w:cs="Calibri"/>
            <w:sz w:val="24"/>
            <w:szCs w:val="24"/>
            <w:lang w:val="en-GB"/>
          </w:rPr>
          <w:t xml:space="preserve"> and </w:t>
        </w:r>
      </w:ins>
      <w:del w:id="53" w:author="José Manuel Aburto [2]" w:date="2018-07-05T13:21:00Z">
        <w:r w:rsidDel="004146A3">
          <w:rPr>
            <w:rFonts w:cs="Calibri"/>
            <w:sz w:val="24"/>
            <w:szCs w:val="24"/>
            <w:lang w:val="en-GB"/>
          </w:rPr>
          <w:delText xml:space="preserve"> </w:delText>
        </w:r>
      </w:del>
      <w:ins w:id="54" w:author="José Manuel Aburto [2]" w:date="2018-07-05T13:21:00Z">
        <w:r w:rsidR="004146A3">
          <w:rPr>
            <w:rFonts w:cs="Calibri"/>
            <w:sz w:val="24"/>
            <w:szCs w:val="24"/>
            <w:lang w:val="en-GB"/>
          </w:rPr>
          <w:t>behaviours such</w:t>
        </w:r>
      </w:ins>
      <w:ins w:id="55" w:author="José Manuel Aburto [2]" w:date="2018-07-05T13:20:00Z">
        <w:r w:rsidR="004146A3">
          <w:rPr>
            <w:rFonts w:cs="Calibri"/>
            <w:sz w:val="24"/>
            <w:szCs w:val="24"/>
            <w:lang w:val="en-GB"/>
          </w:rPr>
          <w:t xml:space="preserve"> as  diabetes, ischemic heart diseases and cirrhosis</w:t>
        </w:r>
      </w:ins>
      <w:del w:id="56" w:author="Tim Riffe" w:date="2018-07-04T10:59:00Z">
        <w:r>
          <w:rPr>
            <w:rFonts w:cs="Calibri"/>
            <w:sz w:val="24"/>
            <w:szCs w:val="24"/>
            <w:lang w:val="en-GB"/>
          </w:rPr>
          <w:delText xml:space="preserve">and </w:delText>
        </w:r>
        <w:bookmarkStart w:id="57" w:name="__DdeLink__1244_230653278111111"/>
        <w:r>
          <w:rPr>
            <w:rFonts w:cs="Calibri"/>
            <w:sz w:val="24"/>
            <w:szCs w:val="24"/>
            <w:lang w:val="en-GB"/>
          </w:rPr>
          <w:delText>violence</w:delText>
        </w:r>
      </w:del>
      <w:bookmarkEnd w:id="57"/>
      <w:r>
        <w:rPr>
          <w:rFonts w:cs="Calibri"/>
          <w:sz w:val="24"/>
          <w:szCs w:val="24"/>
          <w:lang w:val="en-GB"/>
        </w:rPr>
        <w:t xml:space="preserve">. </w:t>
      </w:r>
      <w:del w:id="58" w:author="Tim Riffe" w:date="2018-07-04T11:08:00Z">
        <w:r>
          <w:rPr>
            <w:rFonts w:cs="Calibri"/>
            <w:sz w:val="24"/>
            <w:szCs w:val="24"/>
            <w:lang w:val="en-GB"/>
          </w:rPr>
          <w:delText>This has</w:delText>
        </w:r>
      </w:del>
      <w:ins w:id="59" w:author="Tim Riffe" w:date="2018-07-04T11:08:00Z">
        <w:r>
          <w:rPr>
            <w:rFonts w:cs="Calibri"/>
            <w:sz w:val="24"/>
            <w:szCs w:val="24"/>
            <w:lang w:val="en-GB"/>
          </w:rPr>
          <w:t>Th</w:t>
        </w:r>
      </w:ins>
      <w:ins w:id="60" w:author="José Manuel Aburto [2]" w:date="2018-07-05T13:21:00Z">
        <w:r w:rsidR="004146A3">
          <w:rPr>
            <w:rFonts w:cs="Calibri"/>
            <w:sz w:val="24"/>
            <w:szCs w:val="24"/>
            <w:lang w:val="en-GB"/>
          </w:rPr>
          <w:t>e</w:t>
        </w:r>
      </w:ins>
      <w:ins w:id="61" w:author="Tim Riffe" w:date="2018-07-04T11:08:00Z">
        <w:del w:id="62" w:author="José Manuel Aburto [2]" w:date="2018-07-05T13:21:00Z">
          <w:r w:rsidDel="004146A3">
            <w:rPr>
              <w:rFonts w:cs="Calibri"/>
              <w:sz w:val="24"/>
              <w:szCs w:val="24"/>
              <w:lang w:val="en-GB"/>
            </w:rPr>
            <w:delText>i</w:delText>
          </w:r>
        </w:del>
        <w:r>
          <w:rPr>
            <w:rFonts w:cs="Calibri"/>
            <w:sz w:val="24"/>
            <w:szCs w:val="24"/>
            <w:lang w:val="en-GB"/>
          </w:rPr>
          <w:t>s</w:t>
        </w:r>
      </w:ins>
      <w:ins w:id="63" w:author="José Manuel Aburto [2]" w:date="2018-07-05T13:21:00Z">
        <w:r w:rsidR="004146A3">
          <w:rPr>
            <w:rFonts w:cs="Calibri"/>
            <w:sz w:val="24"/>
            <w:szCs w:val="24"/>
            <w:lang w:val="en-GB"/>
          </w:rPr>
          <w:t>e</w:t>
        </w:r>
      </w:ins>
      <w:ins w:id="64" w:author="Tim Riffe" w:date="2018-07-04T11:08:00Z">
        <w:r>
          <w:rPr>
            <w:rFonts w:cs="Calibri"/>
            <w:sz w:val="24"/>
            <w:szCs w:val="24"/>
            <w:lang w:val="en-GB"/>
          </w:rPr>
          <w:t xml:space="preserve"> trend</w:t>
        </w:r>
      </w:ins>
      <w:ins w:id="65" w:author="José Manuel Aburto [2]" w:date="2018-07-05T13:21:00Z">
        <w:r w:rsidR="004146A3">
          <w:rPr>
            <w:rFonts w:cs="Calibri"/>
            <w:sz w:val="24"/>
            <w:szCs w:val="24"/>
            <w:lang w:val="en-GB"/>
          </w:rPr>
          <w:t>s</w:t>
        </w:r>
      </w:ins>
      <w:ins w:id="66" w:author="Tim Riffe" w:date="2018-07-04T11:08:00Z">
        <w:r>
          <w:rPr>
            <w:rFonts w:cs="Calibri"/>
            <w:sz w:val="24"/>
            <w:szCs w:val="24"/>
            <w:lang w:val="en-GB"/>
          </w:rPr>
          <w:t xml:space="preserve"> ha</w:t>
        </w:r>
      </w:ins>
      <w:ins w:id="67" w:author="José Manuel Aburto [2]" w:date="2018-07-05T13:21:00Z">
        <w:r w:rsidR="004146A3">
          <w:rPr>
            <w:rFonts w:cs="Calibri"/>
            <w:sz w:val="24"/>
            <w:szCs w:val="24"/>
            <w:lang w:val="en-GB"/>
          </w:rPr>
          <w:t>ve</w:t>
        </w:r>
      </w:ins>
      <w:ins w:id="68" w:author="Tim Riffe" w:date="2018-07-04T11:09:00Z">
        <w:del w:id="69" w:author="José Manuel Aburto [2]" w:date="2018-07-05T13:21:00Z">
          <w:r w:rsidDel="004146A3">
            <w:rPr>
              <w:rFonts w:cs="Calibri"/>
              <w:sz w:val="24"/>
              <w:szCs w:val="24"/>
              <w:lang w:val="en-GB"/>
            </w:rPr>
            <w:delText>s</w:delText>
          </w:r>
        </w:del>
      </w:ins>
      <w:r>
        <w:rPr>
          <w:rFonts w:cs="Calibri"/>
          <w:sz w:val="24"/>
          <w:szCs w:val="24"/>
          <w:lang w:val="en-GB"/>
        </w:rPr>
        <w:t xml:space="preserve"> led to large health disparities between Mexican states in the last 25 years.</w:t>
      </w:r>
    </w:p>
    <w:p w14:paraId="6AC6DD87" w14:textId="77777777" w:rsidR="00404702" w:rsidRDefault="00404702">
      <w:pPr>
        <w:rPr>
          <w:rFonts w:cs="Calibri"/>
          <w:b/>
          <w:sz w:val="24"/>
          <w:szCs w:val="24"/>
          <w:lang w:val="en-GB"/>
        </w:rPr>
      </w:pPr>
    </w:p>
    <w:p w14:paraId="6A2D7748" w14:textId="77777777" w:rsidR="00404702" w:rsidRDefault="003C0B32">
      <w:pPr>
        <w:pageBreakBefore/>
        <w:jc w:val="both"/>
        <w:rPr>
          <w:rFonts w:cs="Calibri"/>
          <w:b/>
          <w:sz w:val="24"/>
          <w:szCs w:val="24"/>
          <w:lang w:val="en-GB"/>
        </w:rPr>
      </w:pPr>
      <w:r>
        <w:rPr>
          <w:noProof/>
        </w:rPr>
        <w:lastRenderedPageBreak/>
        <mc:AlternateContent>
          <mc:Choice Requires="wps">
            <w:drawing>
              <wp:anchor distT="45720" distB="45720" distL="114300" distR="114300" simplePos="0" relativeHeight="251657728" behindDoc="0" locked="0" layoutInCell="1" allowOverlap="1" wp14:anchorId="1F38788E" wp14:editId="54758F50">
                <wp:simplePos x="0" y="0"/>
                <wp:positionH relativeFrom="column">
                  <wp:posOffset>-3175</wp:posOffset>
                </wp:positionH>
                <wp:positionV relativeFrom="paragraph">
                  <wp:posOffset>88900</wp:posOffset>
                </wp:positionV>
                <wp:extent cx="5958840" cy="3380740"/>
                <wp:effectExtent l="0" t="0" r="0" b="0"/>
                <wp:wrapSquare wrapText="bothSides"/>
                <wp:docPr id="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58840" cy="3380740"/>
                        </a:xfrm>
                        <a:prstGeom prst="rect">
                          <a:avLst/>
                        </a:prstGeom>
                        <a:solidFill>
                          <a:srgbClr val="FFFFFF"/>
                        </a:solidFill>
                        <a:ln w="0">
                          <a:solidFill>
                            <a:srgbClr val="000000"/>
                          </a:solidFill>
                          <a:miter lim="800000"/>
                          <a:headEnd/>
                          <a:tailEnd/>
                        </a:ln>
                      </wps:spPr>
                      <wps:txbx>
                        <w:txbxContent>
                          <w:p w14:paraId="7A14BA84" w14:textId="77777777" w:rsidR="00404702" w:rsidRDefault="008017BD">
                            <w:pPr>
                              <w:pStyle w:val="FrameContents"/>
                              <w:rPr>
                                <w:rFonts w:cs="Calibri"/>
                                <w:b/>
                                <w:sz w:val="24"/>
                                <w:szCs w:val="24"/>
                                <w:lang w:val="en-GB"/>
                              </w:rPr>
                            </w:pPr>
                            <w:r>
                              <w:rPr>
                                <w:rFonts w:cs="Calibri"/>
                                <w:b/>
                                <w:sz w:val="24"/>
                                <w:szCs w:val="24"/>
                                <w:lang w:val="en-GB"/>
                              </w:rPr>
                              <w:t>Strengths and limitations of this study</w:t>
                            </w:r>
                          </w:p>
                          <w:p w14:paraId="084451C4" w14:textId="77777777" w:rsidR="00404702" w:rsidRDefault="008017BD">
                            <w:pPr>
                              <w:pStyle w:val="ListParagraph"/>
                              <w:numPr>
                                <w:ilvl w:val="0"/>
                                <w:numId w:val="1"/>
                              </w:numPr>
                              <w:rPr>
                                <w:rFonts w:cs="Calibri"/>
                                <w:sz w:val="24"/>
                                <w:szCs w:val="24"/>
                                <w:lang w:val="en-GB"/>
                              </w:rPr>
                            </w:pPr>
                            <w:r>
                              <w:rPr>
                                <w:rFonts w:cs="Calibri"/>
                                <w:sz w:val="24"/>
                                <w:szCs w:val="24"/>
                                <w:lang w:val="en-GB"/>
                              </w:rPr>
                              <w:t xml:space="preserve">We </w:t>
                            </w:r>
                            <w:ins w:id="70" w:author="Tim Riffe" w:date="2018-07-04T10:36:00Z">
                              <w:r>
                                <w:rPr>
                                  <w:rFonts w:cs="Calibri"/>
                                  <w:sz w:val="24"/>
                                  <w:szCs w:val="24"/>
                                  <w:lang w:val="en-GB"/>
                                </w:rPr>
                                <w:t>analyse</w:t>
                              </w:r>
                            </w:ins>
                            <w:del w:id="71" w:author="Tim Riffe" w:date="2018-07-04T10:36:00Z">
                              <w:r>
                                <w:rPr>
                                  <w:rFonts w:cs="Calibri"/>
                                  <w:sz w:val="24"/>
                                  <w:szCs w:val="24"/>
                                  <w:lang w:val="en-GB"/>
                                </w:rPr>
                                <w:delText>analy</w:delText>
                              </w:r>
                            </w:del>
                            <w:del w:id="72" w:author="Tim Riffe" w:date="2018-07-04T10:35:00Z">
                              <w:r>
                                <w:rPr>
                                  <w:rFonts w:cs="Calibri"/>
                                  <w:sz w:val="24"/>
                                  <w:szCs w:val="24"/>
                                  <w:lang w:val="en-GB"/>
                                </w:rPr>
                                <w:delText>z</w:delText>
                              </w:r>
                            </w:del>
                            <w:del w:id="73" w:author="Tim Riffe" w:date="2018-07-04T10:36:00Z">
                              <w:r>
                                <w:rPr>
                                  <w:rFonts w:cs="Calibri"/>
                                  <w:sz w:val="24"/>
                                  <w:szCs w:val="24"/>
                                  <w:lang w:val="en-GB"/>
                                </w:rPr>
                                <w:delText>e</w:delText>
                              </w:r>
                            </w:del>
                            <w:r>
                              <w:rPr>
                                <w:rFonts w:cs="Calibri"/>
                                <w:sz w:val="24"/>
                                <w:szCs w:val="24"/>
                                <w:lang w:val="en-GB"/>
                              </w:rPr>
                              <w:t xml:space="preserve"> nine cause-of-death groups using the concept of avoidable/amenable mortality</w:t>
                            </w:r>
                            <w:del w:id="74" w:author="Tim Riffe" w:date="2018-07-04T10:36:00Z">
                              <w:r>
                                <w:rPr>
                                  <w:rFonts w:cs="Calibri"/>
                                  <w:sz w:val="24"/>
                                  <w:szCs w:val="24"/>
                                  <w:lang w:val="en-GB"/>
                                </w:rPr>
                                <w:delText xml:space="preserve"> that</w:delText>
                              </w:r>
                            </w:del>
                            <w:ins w:id="75" w:author="Tim Riffe" w:date="2018-07-04T10:36:00Z">
                              <w:r>
                                <w:rPr>
                                  <w:rFonts w:cs="Calibri"/>
                                  <w:sz w:val="24"/>
                                  <w:szCs w:val="24"/>
                                  <w:lang w:val="en-GB"/>
                                </w:rPr>
                                <w:t>, which</w:t>
                              </w:r>
                            </w:ins>
                            <w:r>
                              <w:rPr>
                                <w:rFonts w:cs="Calibri"/>
                                <w:sz w:val="24"/>
                                <w:szCs w:val="24"/>
                                <w:lang w:val="en-GB"/>
                              </w:rPr>
                              <w:t xml:space="preserve"> enables us to capture recent changes in mortality in Mexico.</w:t>
                            </w:r>
                          </w:p>
                          <w:p w14:paraId="400190C3" w14:textId="77777777" w:rsidR="00404702" w:rsidRDefault="008017BD">
                            <w:pPr>
                              <w:pStyle w:val="ListParagraph"/>
                              <w:numPr>
                                <w:ilvl w:val="0"/>
                                <w:numId w:val="1"/>
                              </w:numPr>
                              <w:rPr>
                                <w:rFonts w:cs="Calibri"/>
                                <w:sz w:val="24"/>
                                <w:szCs w:val="24"/>
                                <w:lang w:val="en-GB"/>
                              </w:rPr>
                            </w:pPr>
                            <w:r>
                              <w:rPr>
                                <w:rFonts w:cs="Calibri"/>
                                <w:sz w:val="24"/>
                                <w:szCs w:val="24"/>
                                <w:lang w:val="en-GB"/>
                              </w:rPr>
                              <w:t>We introduce a methodology to quantify the impact of medically amenable mortality and behavio</w:t>
                            </w:r>
                            <w:ins w:id="76" w:author="Tim Riffe" w:date="2018-07-04T12:25:00Z">
                              <w:r>
                                <w:rPr>
                                  <w:rFonts w:cs="Calibri"/>
                                  <w:sz w:val="24"/>
                                  <w:szCs w:val="24"/>
                                  <w:lang w:val="en-GB"/>
                                </w:rPr>
                                <w:t>u</w:t>
                              </w:r>
                            </w:ins>
                            <w:r>
                              <w:rPr>
                                <w:rFonts w:cs="Calibri"/>
                                <w:sz w:val="24"/>
                                <w:szCs w:val="24"/>
                                <w:lang w:val="en-GB"/>
                              </w:rPr>
                              <w:t>r related conditions on life expectancy relative to a low mortality benchmark.</w:t>
                            </w:r>
                          </w:p>
                          <w:p w14:paraId="171B6A66" w14:textId="77777777" w:rsidR="00404702" w:rsidRDefault="008017BD">
                            <w:pPr>
                              <w:pStyle w:val="ListParagraph"/>
                              <w:numPr>
                                <w:ilvl w:val="0"/>
                                <w:numId w:val="1"/>
                              </w:numPr>
                              <w:rPr>
                                <w:rFonts w:cs="Calibri"/>
                                <w:sz w:val="24"/>
                                <w:szCs w:val="24"/>
                                <w:lang w:val="en-GB"/>
                              </w:rPr>
                            </w:pPr>
                            <w:r>
                              <w:rPr>
                                <w:rFonts w:cs="Calibri"/>
                                <w:sz w:val="24"/>
                                <w:szCs w:val="24"/>
                                <w:lang w:val="en-GB"/>
                              </w:rPr>
                              <w:t>We analy</w:t>
                            </w:r>
                            <w:del w:id="77" w:author="Tim Riffe" w:date="2018-07-04T11:11:00Z">
                              <w:r>
                                <w:rPr>
                                  <w:rFonts w:cs="Calibri"/>
                                  <w:sz w:val="24"/>
                                  <w:szCs w:val="24"/>
                                  <w:lang w:val="en-GB"/>
                                </w:rPr>
                                <w:delText>z</w:delText>
                              </w:r>
                            </w:del>
                            <w:ins w:id="78" w:author="Tim Riffe" w:date="2018-07-04T11:11:00Z">
                              <w:r>
                                <w:rPr>
                                  <w:rFonts w:cs="Calibri"/>
                                  <w:sz w:val="24"/>
                                  <w:szCs w:val="24"/>
                                  <w:lang w:val="en-GB"/>
                                </w:rPr>
                                <w:t>s</w:t>
                              </w:r>
                            </w:ins>
                            <w:r>
                              <w:rPr>
                                <w:rFonts w:cs="Calibri"/>
                                <w:sz w:val="24"/>
                                <w:szCs w:val="24"/>
                                <w:lang w:val="en-GB"/>
                              </w:rPr>
                              <w:t>e patterns in life expectancy for different age groups over time (1995-2015) and simultaneously account for changes in causes of death and inequality between states that have undergone major social and public health transitions.</w:t>
                            </w:r>
                          </w:p>
                          <w:p w14:paraId="11CD9191" w14:textId="77777777" w:rsidR="00404702" w:rsidRDefault="008017BD">
                            <w:pPr>
                              <w:pStyle w:val="ListParagraph"/>
                              <w:numPr>
                                <w:ilvl w:val="0"/>
                                <w:numId w:val="1"/>
                              </w:numPr>
                              <w:rPr>
                                <w:rFonts w:cs="Calibri"/>
                                <w:sz w:val="24"/>
                                <w:szCs w:val="24"/>
                                <w:lang w:val="en-GB"/>
                              </w:rPr>
                            </w:pPr>
                            <w:r>
                              <w:rPr>
                                <w:rFonts w:cs="Calibri"/>
                                <w:sz w:val="24"/>
                                <w:szCs w:val="24"/>
                                <w:lang w:val="en-GB"/>
                              </w:rPr>
                              <w:t>Mortality data from Mexico are likely to present inaccuracies in cause-of-death classification due to comorbidities, particularly at older ages.</w:t>
                            </w:r>
                          </w:p>
                          <w:p w14:paraId="1656183B" w14:textId="77777777" w:rsidR="00404702" w:rsidRDefault="008017BD">
                            <w:pPr>
                              <w:pStyle w:val="ListParagraph"/>
                              <w:numPr>
                                <w:ilvl w:val="0"/>
                                <w:numId w:val="1"/>
                              </w:numPr>
                              <w:rPr>
                                <w:rFonts w:cs="Calibri"/>
                                <w:sz w:val="24"/>
                                <w:szCs w:val="24"/>
                                <w:lang w:val="en-GB"/>
                              </w:rPr>
                            </w:pPr>
                            <w:r>
                              <w:rPr>
                                <w:rFonts w:cs="Calibri"/>
                                <w:sz w:val="24"/>
                                <w:szCs w:val="24"/>
                                <w:lang w:val="en-GB"/>
                              </w:rPr>
                              <w:t xml:space="preserve">Our estimates </w:t>
                            </w:r>
                            <w:del w:id="79" w:author="Tim Riffe" w:date="2018-07-04T11:11:00Z">
                              <w:r>
                                <w:rPr>
                                  <w:rFonts w:cs="Calibri"/>
                                  <w:sz w:val="24"/>
                                  <w:szCs w:val="24"/>
                                  <w:lang w:val="en-GB"/>
                                </w:rPr>
                                <w:delText>regarding</w:delText>
                              </w:r>
                            </w:del>
                            <w:ins w:id="80" w:author="Tim Riffe" w:date="2018-07-04T11:11:00Z">
                              <w:r>
                                <w:rPr>
                                  <w:rFonts w:cs="Calibri"/>
                                  <w:sz w:val="24"/>
                                  <w:szCs w:val="24"/>
                                  <w:lang w:val="en-GB"/>
                                </w:rPr>
                                <w:t>of</w:t>
                              </w:r>
                            </w:ins>
                            <w:r>
                              <w:rPr>
                                <w:rFonts w:cs="Calibri"/>
                                <w:sz w:val="24"/>
                                <w:szCs w:val="24"/>
                                <w:lang w:val="en-GB"/>
                              </w:rPr>
                              <w:t xml:space="preserve"> homicide mortality are likely to be underestimated due to inaccurate practices </w:t>
                            </w:r>
                            <w:del w:id="81" w:author="Tim Riffe" w:date="2018-07-04T11:11:00Z">
                              <w:r>
                                <w:rPr>
                                  <w:rFonts w:cs="Calibri"/>
                                  <w:sz w:val="24"/>
                                  <w:szCs w:val="24"/>
                                  <w:lang w:val="en-GB"/>
                                </w:rPr>
                                <w:delText>regarding</w:delText>
                              </w:r>
                            </w:del>
                            <w:ins w:id="82" w:author="Tim Riffe" w:date="2018-07-04T11:11:00Z">
                              <w:r>
                                <w:rPr>
                                  <w:rFonts w:cs="Calibri"/>
                                  <w:sz w:val="24"/>
                                  <w:szCs w:val="24"/>
                                  <w:lang w:val="en-GB"/>
                                </w:rPr>
                                <w:t>in</w:t>
                              </w:r>
                            </w:ins>
                            <w:r>
                              <w:rPr>
                                <w:rFonts w:cs="Calibri"/>
                                <w:sz w:val="24"/>
                                <w:szCs w:val="24"/>
                                <w:lang w:val="en-GB"/>
                              </w:rPr>
                              <w:t xml:space="preserve"> counting</w:t>
                            </w:r>
                            <w:ins w:id="83" w:author="Tim Riffe" w:date="2018-07-04T11:11:00Z">
                              <w:r>
                                <w:rPr>
                                  <w:rFonts w:cs="Calibri"/>
                                  <w:sz w:val="24"/>
                                  <w:szCs w:val="24"/>
                                  <w:lang w:val="en-GB"/>
                                </w:rPr>
                                <w:t xml:space="preserve"> and</w:t>
                              </w:r>
                            </w:ins>
                            <w:del w:id="84" w:author="Tim Riffe" w:date="2018-07-04T11:11:00Z">
                              <w:r>
                                <w:rPr>
                                  <w:rFonts w:cs="Calibri"/>
                                  <w:sz w:val="24"/>
                                  <w:szCs w:val="24"/>
                                  <w:lang w:val="en-GB"/>
                                </w:rPr>
                                <w:delText>,</w:delText>
                              </w:r>
                            </w:del>
                            <w:r>
                              <w:rPr>
                                <w:rFonts w:cs="Calibri"/>
                                <w:sz w:val="24"/>
                                <w:szCs w:val="24"/>
                                <w:lang w:val="en-GB"/>
                              </w:rPr>
                              <w:t xml:space="preserve"> reporting, and due to the large number of missing individuals in Mexico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8788E" id="Rectangle 2" o:spid="_x0000_s1026" style="position:absolute;left:0;text-align:left;margin-left:-.25pt;margin-top:7pt;width:469.2pt;height:266.2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" strokeweight="0">
                <v:path arrowok="t"/>
                <o:lock v:ext="edit" aspectratio="t"/>
                <v:textbox>
                  <w:txbxContent>
                    <w:p w14:paraId="7A14BA84" w14:textId="77777777" w:rsidR="00404702" w:rsidRDefault="008017BD">
                      <w:pPr>
                        <w:pStyle w:val="FrameContents"/>
                        <w:rPr>
                          <w:rFonts w:cs="Calibri"/>
                          <w:b/>
                          <w:sz w:val="24"/>
                          <w:szCs w:val="24"/>
                          <w:lang w:val="en-GB"/>
                        </w:rPr>
                      </w:pPr>
                      <w:r>
                        <w:rPr>
                          <w:rFonts w:cs="Calibri"/>
                          <w:b/>
                          <w:sz w:val="24"/>
                          <w:szCs w:val="24"/>
                          <w:lang w:val="en-GB"/>
                        </w:rPr>
                        <w:t>Strengths and limitations of this study</w:t>
                      </w:r>
                    </w:p>
                    <w:p w14:paraId="084451C4" w14:textId="77777777" w:rsidR="00404702" w:rsidRDefault="008017BD">
                      <w:pPr>
                        <w:pStyle w:val="ListParagraph"/>
                        <w:numPr>
                          <w:ilvl w:val="0"/>
                          <w:numId w:val="1"/>
                        </w:numPr>
                        <w:rPr>
                          <w:rFonts w:cs="Calibri"/>
                          <w:sz w:val="24"/>
                          <w:szCs w:val="24"/>
                          <w:lang w:val="en-GB"/>
                        </w:rPr>
                      </w:pPr>
                      <w:r>
                        <w:rPr>
                          <w:rFonts w:cs="Calibri"/>
                          <w:sz w:val="24"/>
                          <w:szCs w:val="24"/>
                          <w:lang w:val="en-GB"/>
                        </w:rPr>
                        <w:t xml:space="preserve">We </w:t>
                      </w:r>
                      <w:ins w:id="85" w:author="Tim Riffe" w:date="2018-07-04T10:36:00Z">
                        <w:r>
                          <w:rPr>
                            <w:rFonts w:cs="Calibri"/>
                            <w:sz w:val="24"/>
                            <w:szCs w:val="24"/>
                            <w:lang w:val="en-GB"/>
                          </w:rPr>
                          <w:t>analyse</w:t>
                        </w:r>
                      </w:ins>
                      <w:del w:id="86" w:author="Tim Riffe" w:date="2018-07-04T10:36:00Z">
                        <w:r>
                          <w:rPr>
                            <w:rFonts w:cs="Calibri"/>
                            <w:sz w:val="24"/>
                            <w:szCs w:val="24"/>
                            <w:lang w:val="en-GB"/>
                          </w:rPr>
                          <w:delText>analy</w:delText>
                        </w:r>
                      </w:del>
                      <w:del w:id="87" w:author="Tim Riffe" w:date="2018-07-04T10:35:00Z">
                        <w:r>
                          <w:rPr>
                            <w:rFonts w:cs="Calibri"/>
                            <w:sz w:val="24"/>
                            <w:szCs w:val="24"/>
                            <w:lang w:val="en-GB"/>
                          </w:rPr>
                          <w:delText>z</w:delText>
                        </w:r>
                      </w:del>
                      <w:del w:id="88" w:author="Tim Riffe" w:date="2018-07-04T10:36:00Z">
                        <w:r>
                          <w:rPr>
                            <w:rFonts w:cs="Calibri"/>
                            <w:sz w:val="24"/>
                            <w:szCs w:val="24"/>
                            <w:lang w:val="en-GB"/>
                          </w:rPr>
                          <w:delText>e</w:delText>
                        </w:r>
                      </w:del>
                      <w:r>
                        <w:rPr>
                          <w:rFonts w:cs="Calibri"/>
                          <w:sz w:val="24"/>
                          <w:szCs w:val="24"/>
                          <w:lang w:val="en-GB"/>
                        </w:rPr>
                        <w:t xml:space="preserve"> nine cause-of-death groups using the concept of avoidable/amenable mortality</w:t>
                      </w:r>
                      <w:del w:id="89" w:author="Tim Riffe" w:date="2018-07-04T10:36:00Z">
                        <w:r>
                          <w:rPr>
                            <w:rFonts w:cs="Calibri"/>
                            <w:sz w:val="24"/>
                            <w:szCs w:val="24"/>
                            <w:lang w:val="en-GB"/>
                          </w:rPr>
                          <w:delText xml:space="preserve"> that</w:delText>
                        </w:r>
                      </w:del>
                      <w:ins w:id="90" w:author="Tim Riffe" w:date="2018-07-04T10:36:00Z">
                        <w:r>
                          <w:rPr>
                            <w:rFonts w:cs="Calibri"/>
                            <w:sz w:val="24"/>
                            <w:szCs w:val="24"/>
                            <w:lang w:val="en-GB"/>
                          </w:rPr>
                          <w:t>, which</w:t>
                        </w:r>
                      </w:ins>
                      <w:r>
                        <w:rPr>
                          <w:rFonts w:cs="Calibri"/>
                          <w:sz w:val="24"/>
                          <w:szCs w:val="24"/>
                          <w:lang w:val="en-GB"/>
                        </w:rPr>
                        <w:t xml:space="preserve"> enables us to capture recent changes in mortality in Mexico.</w:t>
                      </w:r>
                    </w:p>
                    <w:p w14:paraId="400190C3" w14:textId="77777777" w:rsidR="00404702" w:rsidRDefault="008017BD">
                      <w:pPr>
                        <w:pStyle w:val="ListParagraph"/>
                        <w:numPr>
                          <w:ilvl w:val="0"/>
                          <w:numId w:val="1"/>
                        </w:numPr>
                        <w:rPr>
                          <w:rFonts w:cs="Calibri"/>
                          <w:sz w:val="24"/>
                          <w:szCs w:val="24"/>
                          <w:lang w:val="en-GB"/>
                        </w:rPr>
                      </w:pPr>
                      <w:r>
                        <w:rPr>
                          <w:rFonts w:cs="Calibri"/>
                          <w:sz w:val="24"/>
                          <w:szCs w:val="24"/>
                          <w:lang w:val="en-GB"/>
                        </w:rPr>
                        <w:t>We introduce a methodology to quantify the impact of medically amenable mortality and behavio</w:t>
                      </w:r>
                      <w:ins w:id="91" w:author="Tim Riffe" w:date="2018-07-04T12:25:00Z">
                        <w:r>
                          <w:rPr>
                            <w:rFonts w:cs="Calibri"/>
                            <w:sz w:val="24"/>
                            <w:szCs w:val="24"/>
                            <w:lang w:val="en-GB"/>
                          </w:rPr>
                          <w:t>u</w:t>
                        </w:r>
                      </w:ins>
                      <w:r>
                        <w:rPr>
                          <w:rFonts w:cs="Calibri"/>
                          <w:sz w:val="24"/>
                          <w:szCs w:val="24"/>
                          <w:lang w:val="en-GB"/>
                        </w:rPr>
                        <w:t>r related conditions on life expectancy relative to a low mortality benchmark.</w:t>
                      </w:r>
                    </w:p>
                    <w:p w14:paraId="171B6A66" w14:textId="77777777" w:rsidR="00404702" w:rsidRDefault="008017BD">
                      <w:pPr>
                        <w:pStyle w:val="ListParagraph"/>
                        <w:numPr>
                          <w:ilvl w:val="0"/>
                          <w:numId w:val="1"/>
                        </w:numPr>
                        <w:rPr>
                          <w:rFonts w:cs="Calibri"/>
                          <w:sz w:val="24"/>
                          <w:szCs w:val="24"/>
                          <w:lang w:val="en-GB"/>
                        </w:rPr>
                      </w:pPr>
                      <w:r>
                        <w:rPr>
                          <w:rFonts w:cs="Calibri"/>
                          <w:sz w:val="24"/>
                          <w:szCs w:val="24"/>
                          <w:lang w:val="en-GB"/>
                        </w:rPr>
                        <w:t>We analy</w:t>
                      </w:r>
                      <w:del w:id="92" w:author="Tim Riffe" w:date="2018-07-04T11:11:00Z">
                        <w:r>
                          <w:rPr>
                            <w:rFonts w:cs="Calibri"/>
                            <w:sz w:val="24"/>
                            <w:szCs w:val="24"/>
                            <w:lang w:val="en-GB"/>
                          </w:rPr>
                          <w:delText>z</w:delText>
                        </w:r>
                      </w:del>
                      <w:ins w:id="93" w:author="Tim Riffe" w:date="2018-07-04T11:11:00Z">
                        <w:r>
                          <w:rPr>
                            <w:rFonts w:cs="Calibri"/>
                            <w:sz w:val="24"/>
                            <w:szCs w:val="24"/>
                            <w:lang w:val="en-GB"/>
                          </w:rPr>
                          <w:t>s</w:t>
                        </w:r>
                      </w:ins>
                      <w:r>
                        <w:rPr>
                          <w:rFonts w:cs="Calibri"/>
                          <w:sz w:val="24"/>
                          <w:szCs w:val="24"/>
                          <w:lang w:val="en-GB"/>
                        </w:rPr>
                        <w:t>e patterns in life expectancy for different age groups over time (1995-2015) and simultaneously account for changes in causes of death and inequality between states that have undergone major social and public health transitions.</w:t>
                      </w:r>
                    </w:p>
                    <w:p w14:paraId="11CD9191" w14:textId="77777777" w:rsidR="00404702" w:rsidRDefault="008017BD">
                      <w:pPr>
                        <w:pStyle w:val="ListParagraph"/>
                        <w:numPr>
                          <w:ilvl w:val="0"/>
                          <w:numId w:val="1"/>
                        </w:numPr>
                        <w:rPr>
                          <w:rFonts w:cs="Calibri"/>
                          <w:sz w:val="24"/>
                          <w:szCs w:val="24"/>
                          <w:lang w:val="en-GB"/>
                        </w:rPr>
                      </w:pPr>
                      <w:r>
                        <w:rPr>
                          <w:rFonts w:cs="Calibri"/>
                          <w:sz w:val="24"/>
                          <w:szCs w:val="24"/>
                          <w:lang w:val="en-GB"/>
                        </w:rPr>
                        <w:t>Mortality data from Mexico are likely to present inaccuracies in cause-of-death classification due to comorbidities, particularly at older ages.</w:t>
                      </w:r>
                    </w:p>
                    <w:p w14:paraId="1656183B" w14:textId="77777777" w:rsidR="00404702" w:rsidRDefault="008017BD">
                      <w:pPr>
                        <w:pStyle w:val="ListParagraph"/>
                        <w:numPr>
                          <w:ilvl w:val="0"/>
                          <w:numId w:val="1"/>
                        </w:numPr>
                        <w:rPr>
                          <w:rFonts w:cs="Calibri"/>
                          <w:sz w:val="24"/>
                          <w:szCs w:val="24"/>
                          <w:lang w:val="en-GB"/>
                        </w:rPr>
                      </w:pPr>
                      <w:r>
                        <w:rPr>
                          <w:rFonts w:cs="Calibri"/>
                          <w:sz w:val="24"/>
                          <w:szCs w:val="24"/>
                          <w:lang w:val="en-GB"/>
                        </w:rPr>
                        <w:t xml:space="preserve">Our estimates </w:t>
                      </w:r>
                      <w:del w:id="94" w:author="Tim Riffe" w:date="2018-07-04T11:11:00Z">
                        <w:r>
                          <w:rPr>
                            <w:rFonts w:cs="Calibri"/>
                            <w:sz w:val="24"/>
                            <w:szCs w:val="24"/>
                            <w:lang w:val="en-GB"/>
                          </w:rPr>
                          <w:delText>regarding</w:delText>
                        </w:r>
                      </w:del>
                      <w:ins w:id="95" w:author="Tim Riffe" w:date="2018-07-04T11:11:00Z">
                        <w:r>
                          <w:rPr>
                            <w:rFonts w:cs="Calibri"/>
                            <w:sz w:val="24"/>
                            <w:szCs w:val="24"/>
                            <w:lang w:val="en-GB"/>
                          </w:rPr>
                          <w:t>of</w:t>
                        </w:r>
                      </w:ins>
                      <w:r>
                        <w:rPr>
                          <w:rFonts w:cs="Calibri"/>
                          <w:sz w:val="24"/>
                          <w:szCs w:val="24"/>
                          <w:lang w:val="en-GB"/>
                        </w:rPr>
                        <w:t xml:space="preserve"> homicide mortality are likely to be underestimated due to inaccurate practices </w:t>
                      </w:r>
                      <w:del w:id="96" w:author="Tim Riffe" w:date="2018-07-04T11:11:00Z">
                        <w:r>
                          <w:rPr>
                            <w:rFonts w:cs="Calibri"/>
                            <w:sz w:val="24"/>
                            <w:szCs w:val="24"/>
                            <w:lang w:val="en-GB"/>
                          </w:rPr>
                          <w:delText>regarding</w:delText>
                        </w:r>
                      </w:del>
                      <w:ins w:id="97" w:author="Tim Riffe" w:date="2018-07-04T11:11:00Z">
                        <w:r>
                          <w:rPr>
                            <w:rFonts w:cs="Calibri"/>
                            <w:sz w:val="24"/>
                            <w:szCs w:val="24"/>
                            <w:lang w:val="en-GB"/>
                          </w:rPr>
                          <w:t>in</w:t>
                        </w:r>
                      </w:ins>
                      <w:r>
                        <w:rPr>
                          <w:rFonts w:cs="Calibri"/>
                          <w:sz w:val="24"/>
                          <w:szCs w:val="24"/>
                          <w:lang w:val="en-GB"/>
                        </w:rPr>
                        <w:t xml:space="preserve"> counting</w:t>
                      </w:r>
                      <w:ins w:id="98" w:author="Tim Riffe" w:date="2018-07-04T11:11:00Z">
                        <w:r>
                          <w:rPr>
                            <w:rFonts w:cs="Calibri"/>
                            <w:sz w:val="24"/>
                            <w:szCs w:val="24"/>
                            <w:lang w:val="en-GB"/>
                          </w:rPr>
                          <w:t xml:space="preserve"> and</w:t>
                        </w:r>
                      </w:ins>
                      <w:del w:id="99" w:author="Tim Riffe" w:date="2018-07-04T11:11:00Z">
                        <w:r>
                          <w:rPr>
                            <w:rFonts w:cs="Calibri"/>
                            <w:sz w:val="24"/>
                            <w:szCs w:val="24"/>
                            <w:lang w:val="en-GB"/>
                          </w:rPr>
                          <w:delText>,</w:delText>
                        </w:r>
                      </w:del>
                      <w:r>
                        <w:rPr>
                          <w:rFonts w:cs="Calibri"/>
                          <w:sz w:val="24"/>
                          <w:szCs w:val="24"/>
                          <w:lang w:val="en-GB"/>
                        </w:rPr>
                        <w:t xml:space="preserve"> reporting, and due to the large number of missing individuals in Mexico</w:t>
                      </w:r>
                    </w:p>
                  </w:txbxContent>
                </v:textbox>
                <w10:wrap type="square"/>
              </v:rect>
            </w:pict>
          </mc:Fallback>
        </mc:AlternateContent>
      </w:r>
    </w:p>
    <w:p w14:paraId="6D45ED14" w14:textId="77777777" w:rsidR="00404702" w:rsidRDefault="008017BD">
      <w:pPr>
        <w:jc w:val="both"/>
        <w:rPr>
          <w:rFonts w:cs="Calibri"/>
          <w:b/>
          <w:sz w:val="24"/>
          <w:szCs w:val="24"/>
          <w:lang w:val="en-GB"/>
        </w:rPr>
      </w:pPr>
      <w:r>
        <w:rPr>
          <w:rFonts w:cs="Calibri"/>
          <w:b/>
          <w:sz w:val="24"/>
          <w:szCs w:val="24"/>
          <w:lang w:val="en-GB"/>
        </w:rPr>
        <w:t>Introduction</w:t>
      </w:r>
    </w:p>
    <w:p w14:paraId="2EA515FF" w14:textId="77777777" w:rsidR="00404702" w:rsidRDefault="00404702">
      <w:pPr>
        <w:jc w:val="both"/>
        <w:rPr>
          <w:rFonts w:cs="Calibri"/>
          <w:sz w:val="24"/>
          <w:szCs w:val="24"/>
          <w:lang w:val="en-GB"/>
        </w:rPr>
      </w:pPr>
    </w:p>
    <w:p w14:paraId="0E49A9B0"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The second half of the 20th century was marked by sizable improvements in mortality, living conditions, and health in most Latin American countries.</w:t>
      </w:r>
      <w:r>
        <w:rPr>
          <w:rFonts w:cs="Calibri"/>
          <w:sz w:val="24"/>
          <w:szCs w:val="24"/>
          <w:vertAlign w:val="superscript"/>
          <w:lang w:val="en-GB"/>
        </w:rPr>
        <w:t>1</w:t>
      </w:r>
      <w:r>
        <w:rPr>
          <w:rFonts w:cs="Calibri"/>
          <w:sz w:val="24"/>
          <w:szCs w:val="24"/>
          <w:lang w:val="en-GB"/>
        </w:rPr>
        <w:t xml:space="preserve"> In Mexico, these improvements have slowed down recently due to opposing trends in particular causes of death. For instance, homicide and diabetes increased during the first decade of the 2000's, even as infectious and respiratory diseases continued to fall over the same period. While life expectancy at birth increased by 4.3 years for males (from 67.6 to 71.9) and 3.4 years for females (from 73.8 to 77.2) between 1990 and 2000,</w:t>
      </w:r>
      <w:r>
        <w:rPr>
          <w:rFonts w:cs="Calibri"/>
          <w:sz w:val="24"/>
          <w:szCs w:val="24"/>
          <w:vertAlign w:val="superscript"/>
          <w:lang w:val="en-GB"/>
        </w:rPr>
        <w:t>2</w:t>
      </w:r>
      <w:r>
        <w:rPr>
          <w:rFonts w:cs="Calibri"/>
          <w:sz w:val="24"/>
          <w:szCs w:val="24"/>
          <w:lang w:val="en-GB"/>
        </w:rPr>
        <w:t xml:space="preserve"> between 2000 and 2010, life expectancy at birth entered into a period of stagnation for males and slowed progress for females.</w:t>
      </w:r>
      <w:r>
        <w:rPr>
          <w:rFonts w:cs="Calibri"/>
          <w:sz w:val="24"/>
          <w:szCs w:val="24"/>
          <w:vertAlign w:val="superscript"/>
          <w:lang w:val="en-GB"/>
        </w:rPr>
        <w:t>3</w:t>
      </w:r>
      <w:r>
        <w:rPr>
          <w:rFonts w:cs="Calibri"/>
          <w:sz w:val="24"/>
          <w:szCs w:val="24"/>
          <w:lang w:val="en-GB"/>
        </w:rPr>
        <w:t xml:space="preserve"> </w:t>
      </w:r>
    </w:p>
    <w:p w14:paraId="3AFF747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522F30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vertAlign w:val="superscript"/>
          <w:lang w:val="en-GB"/>
        </w:rPr>
      </w:pPr>
      <w:r>
        <w:rPr>
          <w:rFonts w:cs="Calibri"/>
          <w:sz w:val="24"/>
          <w:szCs w:val="24"/>
          <w:lang w:val="en-GB"/>
        </w:rPr>
        <w:t xml:space="preserve">This period coincides with ongoing public health interventions, such as the Universal Vaccination Program and </w:t>
      </w:r>
      <w:ins w:id="100" w:author="Tim Riffe" w:date="2018-07-04T11:17:00Z">
        <w:r>
          <w:rPr>
            <w:rFonts w:cs="Calibri"/>
            <w:sz w:val="24"/>
            <w:szCs w:val="24"/>
            <w:lang w:val="en-GB"/>
          </w:rPr>
          <w:t>e</w:t>
        </w:r>
      </w:ins>
      <w:r>
        <w:rPr>
          <w:rFonts w:cs="Calibri"/>
          <w:sz w:val="24"/>
          <w:szCs w:val="24"/>
          <w:lang w:val="en-GB"/>
        </w:rPr>
        <w:t>stablished health systems (IMSS, ISSSTE), and with the implementation of a Universal Health Coverage program (</w:t>
      </w:r>
      <w:r>
        <w:rPr>
          <w:rFonts w:cs="Calibri"/>
          <w:i/>
          <w:sz w:val="24"/>
          <w:szCs w:val="24"/>
          <w:lang w:val="en-GB"/>
        </w:rPr>
        <w:t>Seguro Popular</w:t>
      </w:r>
      <w:r>
        <w:rPr>
          <w:rFonts w:cs="Calibri"/>
          <w:sz w:val="24"/>
          <w:szCs w:val="24"/>
          <w:lang w:val="en-GB"/>
        </w:rPr>
        <w:t xml:space="preserve">). The latter program provides primary and secondary health care to the uninsured population and </w:t>
      </w:r>
      <w:del w:id="101" w:author="Tim Riffe" w:date="2018-07-04T11:37:00Z">
        <w:r>
          <w:rPr>
            <w:rFonts w:cs="Calibri"/>
            <w:sz w:val="24"/>
            <w:szCs w:val="24"/>
            <w:lang w:val="en-GB"/>
          </w:rPr>
          <w:delText>allocates</w:delText>
        </w:r>
      </w:del>
      <w:ins w:id="102" w:author="Tim Riffe" w:date="2018-07-04T11:37:00Z">
        <w:r>
          <w:rPr>
            <w:rFonts w:cs="Calibri"/>
            <w:sz w:val="24"/>
            <w:szCs w:val="24"/>
            <w:lang w:val="en-GB"/>
          </w:rPr>
          <w:t>distributes</w:t>
        </w:r>
      </w:ins>
      <w:r>
        <w:rPr>
          <w:rFonts w:cs="Calibri"/>
          <w:sz w:val="24"/>
          <w:szCs w:val="24"/>
          <w:lang w:val="en-GB"/>
        </w:rPr>
        <w:t xml:space="preserve"> funds to cover catastrophic health expenditures.</w:t>
      </w:r>
      <w:r>
        <w:rPr>
          <w:rFonts w:cs="Calibri"/>
          <w:sz w:val="24"/>
          <w:szCs w:val="24"/>
          <w:vertAlign w:val="superscript"/>
          <w:lang w:val="en-GB"/>
        </w:rPr>
        <w:t>4</w:t>
      </w:r>
      <w:r>
        <w:rPr>
          <w:rFonts w:cs="Calibri"/>
          <w:sz w:val="24"/>
          <w:szCs w:val="24"/>
          <w:lang w:val="en-GB"/>
        </w:rPr>
        <w:t xml:space="preserve"> Further, since 1997 conditional cash transfer programs were introduced to supply incentives for poor families to invest in education, health, and nutrition.</w:t>
      </w:r>
      <w:r>
        <w:rPr>
          <w:rFonts w:cs="Calibri"/>
          <w:sz w:val="24"/>
          <w:szCs w:val="24"/>
          <w:vertAlign w:val="superscript"/>
          <w:lang w:val="en-GB"/>
        </w:rPr>
        <w:t>5</w:t>
      </w:r>
      <w:r>
        <w:rPr>
          <w:rFonts w:cs="Calibri"/>
          <w:sz w:val="24"/>
          <w:szCs w:val="24"/>
          <w:lang w:val="en-GB"/>
        </w:rPr>
        <w:t xml:space="preserve"> Some evidence suggests that Mexico experienced substantial decreases in infant and child mortality</w:t>
      </w:r>
      <w:del w:id="103" w:author="Tim Riffe" w:date="2018-07-04T11:19:00Z">
        <w:r>
          <w:rPr>
            <w:rFonts w:cs="Calibri"/>
            <w:sz w:val="24"/>
            <w:szCs w:val="24"/>
            <w:lang w:val="en-GB"/>
          </w:rPr>
          <w:delText>,</w:delText>
        </w:r>
      </w:del>
      <w:r>
        <w:rPr>
          <w:rFonts w:cs="Calibri"/>
          <w:sz w:val="24"/>
          <w:szCs w:val="24"/>
          <w:lang w:val="en-GB"/>
        </w:rPr>
        <w:t xml:space="preserve"> and in the prevalence of acute malnutrition between 1980 and 2000 thanks </w:t>
      </w:r>
      <w:del w:id="104" w:author="Tim Riffe" w:date="2018-07-04T11:19:00Z">
        <w:r>
          <w:rPr>
            <w:rFonts w:cs="Calibri"/>
            <w:sz w:val="24"/>
            <w:szCs w:val="24"/>
            <w:lang w:val="en-GB"/>
          </w:rPr>
          <w:delText>partially</w:delText>
        </w:r>
      </w:del>
      <w:ins w:id="105" w:author="Tim Riffe" w:date="2018-07-04T11:19:00Z">
        <w:r>
          <w:rPr>
            <w:rFonts w:cs="Calibri"/>
            <w:sz w:val="24"/>
            <w:szCs w:val="24"/>
            <w:lang w:val="en-GB"/>
          </w:rPr>
          <w:t>in part</w:t>
        </w:r>
      </w:ins>
      <w:r>
        <w:rPr>
          <w:rFonts w:cs="Calibri"/>
          <w:sz w:val="24"/>
          <w:szCs w:val="24"/>
          <w:lang w:val="en-GB"/>
        </w:rPr>
        <w:t xml:space="preserve"> to these interventions.</w:t>
      </w:r>
      <w:r>
        <w:rPr>
          <w:rFonts w:cs="Calibri"/>
          <w:sz w:val="24"/>
          <w:szCs w:val="24"/>
          <w:vertAlign w:val="superscript"/>
          <w:lang w:val="en-GB"/>
        </w:rPr>
        <w:t>6</w:t>
      </w:r>
      <w:r>
        <w:rPr>
          <w:rFonts w:cs="Calibri"/>
          <w:sz w:val="24"/>
          <w:szCs w:val="24"/>
          <w:lang w:val="en-GB"/>
        </w:rPr>
        <w:t xml:space="preserve"> Similarly, by 2012 </w:t>
      </w:r>
      <w:r>
        <w:rPr>
          <w:rFonts w:cs="Calibri"/>
          <w:i/>
          <w:sz w:val="24"/>
          <w:szCs w:val="24"/>
          <w:lang w:val="en-GB"/>
        </w:rPr>
        <w:t>Seguro Popular</w:t>
      </w:r>
      <w:r>
        <w:rPr>
          <w:rFonts w:cs="Calibri"/>
          <w:sz w:val="24"/>
          <w:szCs w:val="24"/>
          <w:lang w:val="en-GB"/>
        </w:rPr>
        <w:t xml:space="preserve"> had provided health insurance coverage to an additional 52 million people in Mexico (or 44.4% of the population), leading to increased access to public health care and protection from the financial consequences of disease.</w:t>
      </w:r>
      <w:r>
        <w:rPr>
          <w:rFonts w:cs="Calibri"/>
          <w:sz w:val="24"/>
          <w:szCs w:val="24"/>
          <w:vertAlign w:val="superscript"/>
          <w:lang w:val="en-GB"/>
        </w:rPr>
        <w:t>7</w:t>
      </w:r>
    </w:p>
    <w:p w14:paraId="58D26DE5"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BCECAED" w14:textId="3AB14389"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lastRenderedPageBreak/>
        <w:t xml:space="preserve">Conditional cash transfers have focused on the poorest states, and </w:t>
      </w:r>
      <w:r>
        <w:rPr>
          <w:rFonts w:cs="Calibri"/>
          <w:i/>
          <w:sz w:val="24"/>
          <w:szCs w:val="24"/>
          <w:lang w:val="en-GB"/>
        </w:rPr>
        <w:t>Seguro Popular</w:t>
      </w:r>
      <w:r>
        <w:rPr>
          <w:rFonts w:cs="Calibri"/>
          <w:sz w:val="24"/>
          <w:szCs w:val="24"/>
          <w:lang w:val="en-GB"/>
        </w:rPr>
        <w:t xml:space="preserve"> was introduced at different times in different states across the country. Although these actions underscore broad progress in public health interventions, they mask disparities between Mexican states and</w:t>
      </w:r>
      <w:del w:id="106" w:author="Tim Riffe" w:date="2018-07-04T11:41:00Z">
        <w:r>
          <w:rPr>
            <w:rFonts w:cs="Calibri"/>
            <w:sz w:val="24"/>
            <w:szCs w:val="24"/>
            <w:lang w:val="en-GB"/>
          </w:rPr>
          <w:delText xml:space="preserve"> the</w:delText>
        </w:r>
      </w:del>
      <w:r>
        <w:rPr>
          <w:rFonts w:cs="Calibri"/>
          <w:sz w:val="24"/>
          <w:szCs w:val="24"/>
          <w:lang w:val="en-GB"/>
        </w:rPr>
        <w:t xml:space="preserve"> epidemiological patterns </w:t>
      </w:r>
      <w:ins w:id="107" w:author="Tim Riffe" w:date="2018-07-04T11:41:00Z">
        <w:r>
          <w:rPr>
            <w:rFonts w:cs="Calibri"/>
            <w:sz w:val="24"/>
            <w:szCs w:val="24"/>
            <w:lang w:val="en-GB"/>
          </w:rPr>
          <w:t xml:space="preserve">that differ </w:t>
        </w:r>
      </w:ins>
      <w:del w:id="108" w:author="Tim Riffe" w:date="2018-07-04T11:41:00Z">
        <w:r>
          <w:rPr>
            <w:rFonts w:cs="Calibri"/>
            <w:sz w:val="24"/>
            <w:szCs w:val="24"/>
            <w:lang w:val="en-GB"/>
          </w:rPr>
          <w:delText>for</w:delText>
        </w:r>
      </w:del>
      <w:ins w:id="109" w:author="Tim Riffe" w:date="2018-07-04T11:41:00Z">
        <w:r>
          <w:rPr>
            <w:rFonts w:cs="Calibri"/>
            <w:sz w:val="24"/>
            <w:szCs w:val="24"/>
            <w:lang w:val="en-GB"/>
          </w:rPr>
          <w:t>between</w:t>
        </w:r>
      </w:ins>
      <w:del w:id="110" w:author="Tim Riffe" w:date="2018-07-04T11:41:00Z">
        <w:r>
          <w:rPr>
            <w:rFonts w:cs="Calibri"/>
            <w:sz w:val="24"/>
            <w:szCs w:val="24"/>
            <w:lang w:val="en-GB"/>
          </w:rPr>
          <w:delText xml:space="preserve"> different</w:delText>
        </w:r>
      </w:del>
      <w:r>
        <w:rPr>
          <w:rFonts w:cs="Calibri"/>
          <w:sz w:val="24"/>
          <w:szCs w:val="24"/>
          <w:lang w:val="en-GB"/>
        </w:rPr>
        <w:t xml:space="preserve"> age groups. For instance, Mexico faces a rapid aging process in which </w:t>
      </w:r>
      <w:del w:id="111" w:author="Tim Riffe" w:date="2018-07-04T11:41:00Z">
        <w:r>
          <w:rPr>
            <w:rFonts w:cs="Calibri"/>
            <w:sz w:val="24"/>
            <w:szCs w:val="24"/>
            <w:lang w:val="en-GB"/>
          </w:rPr>
          <w:delText>the</w:delText>
        </w:r>
      </w:del>
      <w:ins w:id="112" w:author="Tim Riffe" w:date="2018-07-04T11:41:00Z">
        <w:r>
          <w:rPr>
            <w:rFonts w:cs="Calibri"/>
            <w:sz w:val="24"/>
            <w:szCs w:val="24"/>
            <w:lang w:val="en-GB"/>
          </w:rPr>
          <w:t>an</w:t>
        </w:r>
      </w:ins>
      <w:r>
        <w:rPr>
          <w:rFonts w:cs="Calibri"/>
          <w:sz w:val="24"/>
          <w:szCs w:val="24"/>
          <w:lang w:val="en-GB"/>
        </w:rPr>
        <w:t xml:space="preserve"> interaction between infectious diseases and noncommunicable conditions can be anticipated in the adult population</w:t>
      </w:r>
      <w:r>
        <w:rPr>
          <w:rStyle w:val="EndnoteAnchor"/>
          <w:rFonts w:cs="Calibri"/>
          <w:sz w:val="24"/>
          <w:szCs w:val="24"/>
          <w:lang w:val="en-GB"/>
        </w:rPr>
        <w:endnoteReference w:id="1"/>
      </w:r>
      <w:r>
        <w:rPr>
          <w:rFonts w:cs="Calibri"/>
          <w:sz w:val="24"/>
          <w:szCs w:val="24"/>
          <w:lang w:val="en-GB"/>
        </w:rPr>
        <w:t>.</w:t>
      </w:r>
      <w:r>
        <w:rPr>
          <w:rFonts w:cs="Calibri"/>
          <w:sz w:val="24"/>
          <w:szCs w:val="24"/>
          <w:vertAlign w:val="superscript"/>
          <w:lang w:val="en-GB"/>
        </w:rPr>
        <w:t>8</w:t>
      </w:r>
      <w:r>
        <w:rPr>
          <w:rFonts w:cs="Calibri"/>
          <w:sz w:val="24"/>
          <w:szCs w:val="24"/>
          <w:lang w:val="en-GB"/>
        </w:rPr>
        <w:t xml:space="preserve"> Therefore, it is necessary to assess the varied impacts that these interventions may have had on mortality in Mexican states at different ages.</w:t>
      </w:r>
      <w:r>
        <w:rPr>
          <w:rFonts w:cs="Calibri"/>
          <w:sz w:val="24"/>
          <w:szCs w:val="24"/>
          <w:vertAlign w:val="superscript"/>
          <w:lang w:val="en-GB"/>
        </w:rPr>
        <w:t>9</w:t>
      </w:r>
    </w:p>
    <w:p w14:paraId="674BACAE"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D2C6D1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One approach to approximate the impact of health care and other interventions</w:t>
      </w:r>
      <w:ins w:id="113" w:author="Tim Riffe" w:date="2018-07-04T11:42:00Z">
        <w:r>
          <w:rPr>
            <w:rFonts w:cs="Calibri"/>
            <w:sz w:val="24"/>
            <w:szCs w:val="24"/>
            <w:lang w:val="en-GB"/>
          </w:rPr>
          <w:t xml:space="preserve"> on survival</w:t>
        </w:r>
      </w:ins>
      <w:r>
        <w:rPr>
          <w:rFonts w:cs="Calibri"/>
          <w:sz w:val="24"/>
          <w:szCs w:val="24"/>
          <w:lang w:val="en-GB"/>
        </w:rPr>
        <w:t>, and to reveal potential areas of improvement</w:t>
      </w:r>
      <w:ins w:id="114" w:author="Tim Riffe" w:date="2018-07-04T11:42:00Z">
        <w:r>
          <w:rPr>
            <w:rFonts w:cs="Calibri"/>
            <w:sz w:val="24"/>
            <w:szCs w:val="24"/>
            <w:lang w:val="en-GB"/>
          </w:rPr>
          <w:t>,</w:t>
        </w:r>
      </w:ins>
      <w:r>
        <w:rPr>
          <w:rFonts w:cs="Calibri"/>
          <w:sz w:val="24"/>
          <w:szCs w:val="24"/>
          <w:lang w:val="en-GB"/>
        </w:rPr>
        <w:t xml:space="preserve"> is by operationali</w:t>
      </w:r>
      <w:ins w:id="115" w:author="Tim Riffe" w:date="2018-07-04T11:44:00Z">
        <w:r>
          <w:rPr>
            <w:rFonts w:cs="Calibri"/>
            <w:sz w:val="24"/>
            <w:szCs w:val="24"/>
            <w:lang w:val="en-GB"/>
          </w:rPr>
          <w:t>s</w:t>
        </w:r>
      </w:ins>
      <w:del w:id="116" w:author="Tim Riffe" w:date="2018-07-04T11:44:00Z">
        <w:r>
          <w:rPr>
            <w:rFonts w:cs="Calibri"/>
            <w:sz w:val="24"/>
            <w:szCs w:val="24"/>
            <w:lang w:val="en-GB"/>
          </w:rPr>
          <w:delText>z</w:delText>
        </w:r>
      </w:del>
      <w:r>
        <w:rPr>
          <w:rFonts w:cs="Calibri"/>
          <w:sz w:val="24"/>
          <w:szCs w:val="24"/>
          <w:lang w:val="en-GB"/>
        </w:rPr>
        <w:t>ing the concept of Avoidable or Amenable Mortality (hereafter abbreviated AM).</w:t>
      </w:r>
      <w:r>
        <w:rPr>
          <w:rFonts w:cs="Calibri"/>
          <w:sz w:val="24"/>
          <w:szCs w:val="24"/>
          <w:vertAlign w:val="superscript"/>
          <w:lang w:val="en-GB"/>
        </w:rPr>
        <w:t>10 11</w:t>
      </w:r>
      <w:r>
        <w:rPr>
          <w:rFonts w:cs="Calibri"/>
          <w:sz w:val="24"/>
          <w:szCs w:val="24"/>
          <w:lang w:val="en-GB"/>
        </w:rPr>
        <w:t>This categori</w:t>
      </w:r>
      <w:ins w:id="117" w:author="Tim Riffe" w:date="2018-07-04T11:45:00Z">
        <w:r>
          <w:rPr>
            <w:rFonts w:cs="Calibri"/>
            <w:sz w:val="24"/>
            <w:szCs w:val="24"/>
            <w:lang w:val="en-GB"/>
          </w:rPr>
          <w:t>s</w:t>
        </w:r>
      </w:ins>
      <w:del w:id="118" w:author="Tim Riffe" w:date="2018-07-04T11:45:00Z">
        <w:r>
          <w:rPr>
            <w:rFonts w:cs="Calibri"/>
            <w:sz w:val="24"/>
            <w:szCs w:val="24"/>
            <w:lang w:val="en-GB"/>
          </w:rPr>
          <w:delText>z</w:delText>
        </w:r>
      </w:del>
      <w:r>
        <w:rPr>
          <w:rFonts w:cs="Calibri"/>
          <w:sz w:val="24"/>
          <w:szCs w:val="24"/>
          <w:lang w:val="en-GB"/>
        </w:rPr>
        <w:t>ation of mortality aims to measure the quality of health service systems by selecting certain causes of death that should not occur in the presence of effective and timely health care. Therefore, improvements in AM mortality are expected over time, as has been observed in several countries. For example, among 19 industriali</w:t>
      </w:r>
      <w:del w:id="119" w:author="Tim Riffe" w:date="2018-07-04T11:45:00Z">
        <w:r>
          <w:rPr>
            <w:rFonts w:cs="Calibri"/>
            <w:sz w:val="24"/>
            <w:szCs w:val="24"/>
            <w:lang w:val="en-GB"/>
          </w:rPr>
          <w:delText>z</w:delText>
        </w:r>
      </w:del>
      <w:ins w:id="120" w:author="Tim Riffe" w:date="2018-07-04T11:45:00Z">
        <w:r>
          <w:rPr>
            <w:rFonts w:cs="Calibri"/>
            <w:sz w:val="24"/>
            <w:szCs w:val="24"/>
            <w:lang w:val="en-GB"/>
          </w:rPr>
          <w:t>s</w:t>
        </w:r>
      </w:ins>
      <w:r>
        <w:rPr>
          <w:rFonts w:cs="Calibri"/>
          <w:sz w:val="24"/>
          <w:szCs w:val="24"/>
          <w:lang w:val="en-GB"/>
        </w:rPr>
        <w:t>ed countries, including 14 countries from Western Europe, USA, Canada, Australia, New Zealand</w:t>
      </w:r>
      <w:ins w:id="121" w:author="Tim Riffe" w:date="2018-07-04T12:12:00Z">
        <w:r>
          <w:rPr>
            <w:rFonts w:cs="Calibri"/>
            <w:sz w:val="24"/>
            <w:szCs w:val="24"/>
            <w:lang w:val="en-GB"/>
          </w:rPr>
          <w:t>,</w:t>
        </w:r>
      </w:ins>
      <w:r>
        <w:rPr>
          <w:rFonts w:cs="Calibri"/>
          <w:sz w:val="24"/>
          <w:szCs w:val="24"/>
          <w:lang w:val="en-GB"/>
        </w:rPr>
        <w:t xml:space="preserve"> and Japan, a reduction in AM rates was observed over the past 20 years.</w:t>
      </w:r>
      <w:r>
        <w:rPr>
          <w:rFonts w:cs="Calibri"/>
          <w:sz w:val="24"/>
          <w:szCs w:val="24"/>
          <w:vertAlign w:val="superscript"/>
          <w:lang w:val="en-GB"/>
        </w:rPr>
        <w:t>10</w:t>
      </w:r>
      <w:r>
        <w:rPr>
          <w:rFonts w:cs="Calibri"/>
          <w:sz w:val="24"/>
          <w:szCs w:val="24"/>
          <w:lang w:val="en-GB"/>
        </w:rPr>
        <w:t xml:space="preserve"> Avoidable mortality rates fell, on average, by 17% for males and 14% for females in these countries between 1997 and 2003. </w:t>
      </w:r>
      <w:ins w:id="122" w:author="Tim Riffe" w:date="2018-07-04T12:13:00Z">
        <w:r>
          <w:rPr>
            <w:rFonts w:cs="Calibri"/>
            <w:sz w:val="24"/>
            <w:szCs w:val="24"/>
            <w:lang w:val="en-GB"/>
          </w:rPr>
          <w:t>T</w:t>
        </w:r>
      </w:ins>
      <w:del w:id="123" w:author="Tim Riffe" w:date="2018-07-04T12:13:00Z">
        <w:r>
          <w:rPr>
            <w:rFonts w:cs="Calibri"/>
            <w:sz w:val="24"/>
            <w:szCs w:val="24"/>
            <w:lang w:val="en-GB"/>
          </w:rPr>
          <w:delText>However, t</w:delText>
        </w:r>
      </w:del>
      <w:r>
        <w:rPr>
          <w:rFonts w:cs="Calibri"/>
          <w:sz w:val="24"/>
          <w:szCs w:val="24"/>
          <w:lang w:val="en-GB"/>
        </w:rPr>
        <w:t>he USA lagged behind the other countries in this group, while Japan, France</w:t>
      </w:r>
      <w:ins w:id="124" w:author="Tim Riffe" w:date="2018-07-04T12:13:00Z">
        <w:r>
          <w:rPr>
            <w:rFonts w:cs="Calibri"/>
            <w:sz w:val="24"/>
            <w:szCs w:val="24"/>
            <w:lang w:val="en-GB"/>
          </w:rPr>
          <w:t>,</w:t>
        </w:r>
      </w:ins>
      <w:r>
        <w:rPr>
          <w:rFonts w:cs="Calibri"/>
          <w:sz w:val="24"/>
          <w:szCs w:val="24"/>
          <w:lang w:val="en-GB"/>
        </w:rPr>
        <w:t xml:space="preserve"> and Australia were the top performers. Despite mortality reductions from cancers and circulatory diseases for both sexes, disparities between countries persist, with the United States showing the smallest reductions (around 5%) for both sexes.</w:t>
      </w:r>
      <w:r>
        <w:rPr>
          <w:rFonts w:cs="Calibri"/>
          <w:sz w:val="24"/>
          <w:szCs w:val="24"/>
          <w:vertAlign w:val="superscript"/>
          <w:lang w:val="en-GB"/>
        </w:rPr>
        <w:t>10</w:t>
      </w:r>
      <w:r>
        <w:rPr>
          <w:rFonts w:cs="Calibri"/>
          <w:sz w:val="24"/>
          <w:szCs w:val="24"/>
          <w:lang w:val="en-GB"/>
        </w:rPr>
        <w:t xml:space="preserve"> </w:t>
      </w:r>
    </w:p>
    <w:p w14:paraId="0C62226A"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BCEF72E"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In Mexico, the components of avoidable mortality </w:t>
      </w:r>
      <w:del w:id="125" w:author="Tim Riffe" w:date="2018-07-04T12:18:00Z">
        <w:r>
          <w:rPr>
            <w:rFonts w:cs="Calibri"/>
            <w:sz w:val="24"/>
            <w:szCs w:val="24"/>
            <w:lang w:val="en-GB"/>
          </w:rPr>
          <w:delText>had different</w:delText>
        </w:r>
      </w:del>
      <w:ins w:id="126" w:author="Tim Riffe" w:date="2018-07-04T12:18:00Z">
        <w:r>
          <w:rPr>
            <w:rFonts w:cs="Calibri"/>
            <w:sz w:val="24"/>
            <w:szCs w:val="24"/>
            <w:lang w:val="en-GB"/>
          </w:rPr>
          <w:t>have undergone opposing</w:t>
        </w:r>
      </w:ins>
      <w:r>
        <w:rPr>
          <w:rFonts w:cs="Calibri"/>
          <w:sz w:val="24"/>
          <w:szCs w:val="24"/>
          <w:lang w:val="en-GB"/>
        </w:rPr>
        <w:t xml:space="preserve"> trends since the late 1990's. Mortality from infectious diseases and nutrition-related conditions decreased between 2000 and 2004,</w:t>
      </w:r>
      <w:r>
        <w:rPr>
          <w:rFonts w:cs="Calibri"/>
          <w:sz w:val="24"/>
          <w:szCs w:val="24"/>
          <w:vertAlign w:val="superscript"/>
          <w:lang w:val="en-GB"/>
        </w:rPr>
        <w:t>12</w:t>
      </w:r>
      <w:r>
        <w:rPr>
          <w:rFonts w:cs="Calibri"/>
          <w:sz w:val="24"/>
          <w:szCs w:val="24"/>
          <w:lang w:val="en-GB"/>
        </w:rPr>
        <w:t xml:space="preserve"> while deaths related to diabetes and ischemic heart diseases increased in the first decade of the 2000s.</w:t>
      </w:r>
      <w:r>
        <w:rPr>
          <w:rFonts w:cs="Calibri"/>
          <w:sz w:val="24"/>
          <w:szCs w:val="24"/>
          <w:vertAlign w:val="superscript"/>
          <w:lang w:val="en-GB"/>
        </w:rPr>
        <w:t>13</w:t>
      </w:r>
      <w:r>
        <w:rPr>
          <w:rFonts w:cs="Calibri"/>
          <w:sz w:val="24"/>
          <w:szCs w:val="24"/>
          <w:lang w:val="en-GB"/>
        </w:rPr>
        <w:t xml:space="preserve"> Importantly, increases in the latter causes of death were concentrated in the poorest states of the country.</w:t>
      </w:r>
      <w:r>
        <w:rPr>
          <w:rFonts w:cs="Calibri"/>
          <w:sz w:val="24"/>
          <w:szCs w:val="24"/>
          <w:vertAlign w:val="superscript"/>
          <w:lang w:val="en-GB"/>
        </w:rPr>
        <w:t>13</w:t>
      </w:r>
      <w:r>
        <w:rPr>
          <w:rFonts w:cs="Calibri"/>
          <w:sz w:val="24"/>
          <w:szCs w:val="24"/>
          <w:lang w:val="en-GB"/>
        </w:rPr>
        <w:t xml:space="preserve"> </w:t>
      </w:r>
    </w:p>
    <w:p w14:paraId="3DED5BCE"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5E7BB3C"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The objective of this research is twofold. First</w:t>
      </w:r>
      <w:del w:id="127" w:author="Tim Riffe" w:date="2018-07-04T12:19:00Z">
        <w:r>
          <w:rPr>
            <w:rFonts w:cs="Calibri"/>
            <w:sz w:val="24"/>
            <w:szCs w:val="24"/>
            <w:lang w:val="en-GB"/>
          </w:rPr>
          <w:delText>ly</w:delText>
        </w:r>
      </w:del>
      <w:r>
        <w:rPr>
          <w:rFonts w:cs="Calibri"/>
          <w:sz w:val="24"/>
          <w:szCs w:val="24"/>
          <w:lang w:val="en-GB"/>
        </w:rPr>
        <w:t xml:space="preserve">, </w:t>
      </w:r>
      <w:ins w:id="128" w:author="Tim Riffe" w:date="2018-07-04T12:19:00Z">
        <w:r>
          <w:rPr>
            <w:rFonts w:cs="Calibri"/>
            <w:sz w:val="24"/>
            <w:szCs w:val="24"/>
            <w:lang w:val="en-GB"/>
          </w:rPr>
          <w:t xml:space="preserve">we </w:t>
        </w:r>
      </w:ins>
      <w:r>
        <w:rPr>
          <w:rFonts w:cs="Calibri"/>
          <w:sz w:val="24"/>
          <w:szCs w:val="24"/>
          <w:lang w:val="en-GB"/>
        </w:rPr>
        <w:t>analys</w:t>
      </w:r>
      <w:del w:id="129" w:author="Tim Riffe" w:date="2018-07-04T12:19:00Z">
        <w:r>
          <w:rPr>
            <w:rFonts w:cs="Calibri"/>
            <w:sz w:val="24"/>
            <w:szCs w:val="24"/>
            <w:lang w:val="en-GB"/>
          </w:rPr>
          <w:delText>ing</w:delText>
        </w:r>
      </w:del>
      <w:ins w:id="130" w:author="Tim Riffe" w:date="2018-07-04T12:19:00Z">
        <w:r>
          <w:rPr>
            <w:rFonts w:cs="Calibri"/>
            <w:sz w:val="24"/>
            <w:szCs w:val="24"/>
            <w:lang w:val="en-GB"/>
          </w:rPr>
          <w:t>e</w:t>
        </w:r>
      </w:ins>
      <w:r>
        <w:rPr>
          <w:rFonts w:cs="Calibri"/>
          <w:sz w:val="24"/>
          <w:szCs w:val="24"/>
          <w:lang w:val="en-GB"/>
        </w:rPr>
        <w:t xml:space="preserve"> </w:t>
      </w:r>
      <w:del w:id="131" w:author="José Manuel Aburto" w:date="2018-07-03T16:46:00Z">
        <w:r>
          <w:rPr>
            <w:rFonts w:cs="Calibri"/>
            <w:sz w:val="24"/>
            <w:szCs w:val="24"/>
            <w:lang w:val="en-GB"/>
          </w:rPr>
          <w:delText xml:space="preserve">mortality </w:delText>
        </w:r>
      </w:del>
      <w:r>
        <w:rPr>
          <w:rFonts w:cs="Calibri"/>
          <w:sz w:val="24"/>
          <w:szCs w:val="24"/>
          <w:lang w:val="en-GB"/>
        </w:rPr>
        <w:t xml:space="preserve">trends </w:t>
      </w:r>
      <w:del w:id="132" w:author="Tim Riffe" w:date="2018-07-04T12:19:00Z">
        <w:r>
          <w:rPr>
            <w:rFonts w:cs="Calibri"/>
            <w:sz w:val="24"/>
            <w:szCs w:val="24"/>
            <w:lang w:val="en-GB"/>
          </w:rPr>
          <w:delText>of</w:delText>
        </w:r>
      </w:del>
      <w:ins w:id="133" w:author="Tim Riffe" w:date="2018-07-04T12:19:00Z">
        <w:r>
          <w:rPr>
            <w:rFonts w:cs="Calibri"/>
            <w:sz w:val="24"/>
            <w:szCs w:val="24"/>
            <w:lang w:val="en-GB"/>
          </w:rPr>
          <w:t>in</w:t>
        </w:r>
      </w:ins>
      <w:ins w:id="134" w:author="José Manuel Aburto" w:date="2018-07-03T16:46:00Z">
        <w:r>
          <w:rPr>
            <w:rFonts w:cs="Calibri"/>
            <w:sz w:val="24"/>
            <w:szCs w:val="24"/>
            <w:lang w:val="en-GB"/>
          </w:rPr>
          <w:t xml:space="preserve"> average lifespan </w:t>
        </w:r>
      </w:ins>
      <w:del w:id="135" w:author="José Manuel Aburto" w:date="2018-07-03T16:46:00Z">
        <w:r>
          <w:rPr>
            <w:rFonts w:cs="Calibri"/>
            <w:sz w:val="24"/>
            <w:szCs w:val="24"/>
            <w:lang w:val="en-GB"/>
          </w:rPr>
          <w:delText xml:space="preserve">by cause of death </w:delText>
        </w:r>
      </w:del>
      <w:r>
        <w:rPr>
          <w:rFonts w:cs="Calibri"/>
          <w:sz w:val="24"/>
          <w:szCs w:val="24"/>
          <w:lang w:val="en-GB"/>
        </w:rPr>
        <w:t xml:space="preserve">for all 32 Mexican states, by sex, and over the full period from 1990 to 2015. </w:t>
      </w:r>
      <w:commentRangeStart w:id="136"/>
      <w:del w:id="137" w:author="Tim Riffe" w:date="2018-07-04T12:19:00Z">
        <w:r>
          <w:rPr>
            <w:rFonts w:cs="Calibri"/>
            <w:sz w:val="24"/>
            <w:szCs w:val="24"/>
            <w:lang w:val="en-GB"/>
          </w:rPr>
          <w:delText>Thereby</w:delText>
        </w:r>
      </w:del>
      <w:ins w:id="138" w:author="Tim Riffe" w:date="2018-07-04T12:19:00Z">
        <w:r>
          <w:rPr>
            <w:rFonts w:cs="Calibri"/>
            <w:sz w:val="24"/>
            <w:szCs w:val="24"/>
            <w:lang w:val="en-GB"/>
          </w:rPr>
          <w:t>This</w:t>
        </w:r>
      </w:ins>
      <w:r>
        <w:rPr>
          <w:rFonts w:cs="Calibri"/>
          <w:sz w:val="24"/>
          <w:szCs w:val="24"/>
          <w:lang w:val="en-GB"/>
        </w:rPr>
        <w:t xml:space="preserve"> </w:t>
      </w:r>
      <w:del w:id="139" w:author="Tim Riffe" w:date="2018-07-04T12:22:00Z">
        <w:r>
          <w:rPr>
            <w:rFonts w:cs="Calibri"/>
            <w:sz w:val="24"/>
            <w:szCs w:val="24"/>
            <w:lang w:val="en-GB"/>
          </w:rPr>
          <w:delText>complement</w:delText>
        </w:r>
      </w:del>
      <w:del w:id="140" w:author="Tim Riffe" w:date="2018-07-04T12:19:00Z">
        <w:r>
          <w:rPr>
            <w:rFonts w:cs="Calibri"/>
            <w:sz w:val="24"/>
            <w:szCs w:val="24"/>
            <w:lang w:val="en-GB"/>
          </w:rPr>
          <w:delText>ing</w:delText>
        </w:r>
      </w:del>
      <w:ins w:id="141" w:author="Tim Riffe" w:date="2018-07-04T12:22:00Z">
        <w:r>
          <w:rPr>
            <w:rFonts w:cs="Calibri"/>
            <w:sz w:val="24"/>
            <w:szCs w:val="24"/>
            <w:lang w:val="en-GB"/>
          </w:rPr>
          <w:t>extends</w:t>
        </w:r>
      </w:ins>
      <w:r>
        <w:rPr>
          <w:rFonts w:cs="Calibri"/>
          <w:sz w:val="24"/>
          <w:szCs w:val="24"/>
          <w:lang w:val="en-GB"/>
        </w:rPr>
        <w:t xml:space="preserve"> previous studies </w:t>
      </w:r>
      <w:ins w:id="142" w:author="Tim Riffe" w:date="2018-07-04T12:22:00Z">
        <w:r>
          <w:rPr>
            <w:rFonts w:cs="Calibri"/>
            <w:sz w:val="24"/>
            <w:szCs w:val="24"/>
            <w:lang w:val="en-GB"/>
          </w:rPr>
          <w:t xml:space="preserve">that </w:t>
        </w:r>
      </w:ins>
      <w:r>
        <w:rPr>
          <w:rFonts w:cs="Calibri"/>
          <w:sz w:val="24"/>
          <w:szCs w:val="24"/>
          <w:lang w:val="en-GB"/>
        </w:rPr>
        <w:t>focus</w:t>
      </w:r>
      <w:del w:id="143" w:author="Tim Riffe" w:date="2018-07-04T12:22:00Z">
        <w:r>
          <w:rPr>
            <w:rFonts w:cs="Calibri"/>
            <w:sz w:val="24"/>
            <w:szCs w:val="24"/>
            <w:lang w:val="en-GB"/>
          </w:rPr>
          <w:delText>ing</w:delText>
        </w:r>
      </w:del>
      <w:ins w:id="144" w:author="Tim Riffe" w:date="2018-07-04T12:22:00Z">
        <w:r>
          <w:rPr>
            <w:rFonts w:cs="Calibri"/>
            <w:sz w:val="24"/>
            <w:szCs w:val="24"/>
            <w:lang w:val="en-GB"/>
          </w:rPr>
          <w:t>ed</w:t>
        </w:r>
      </w:ins>
      <w:r>
        <w:rPr>
          <w:rFonts w:cs="Calibri"/>
          <w:sz w:val="24"/>
          <w:szCs w:val="24"/>
          <w:lang w:val="en-GB"/>
        </w:rPr>
        <w:t xml:space="preserve"> on </w:t>
      </w:r>
      <w:del w:id="145" w:author="Tim Riffe" w:date="2018-07-04T12:23:00Z">
        <w:r>
          <w:rPr>
            <w:rFonts w:cs="Calibri"/>
            <w:sz w:val="24"/>
            <w:szCs w:val="24"/>
            <w:lang w:val="en-GB"/>
          </w:rPr>
          <w:delText>earlier years</w:delText>
        </w:r>
      </w:del>
      <w:ins w:id="146" w:author="Tim Riffe" w:date="2018-07-04T12:23:00Z">
        <w:r>
          <w:rPr>
            <w:rFonts w:cs="Calibri"/>
            <w:sz w:val="24"/>
            <w:szCs w:val="24"/>
            <w:lang w:val="en-GB"/>
          </w:rPr>
          <w:t>the first decade</w:t>
        </w:r>
      </w:ins>
      <w:r>
        <w:rPr>
          <w:rFonts w:cs="Calibri"/>
          <w:sz w:val="24"/>
          <w:szCs w:val="24"/>
          <w:lang w:val="en-GB"/>
        </w:rPr>
        <w:t xml:space="preserve"> of the 21st century.</w:t>
      </w:r>
      <w:commentRangeEnd w:id="136"/>
      <w:r>
        <w:rPr>
          <w:rFonts w:cs="Calibri"/>
          <w:sz w:val="24"/>
          <w:szCs w:val="24"/>
          <w:lang w:val="en-GB"/>
        </w:rPr>
        <w:commentReference w:id="136"/>
      </w:r>
      <w:r>
        <w:rPr>
          <w:rFonts w:cs="Calibri"/>
          <w:sz w:val="24"/>
          <w:szCs w:val="24"/>
          <w:vertAlign w:val="superscript"/>
          <w:lang w:val="en-GB"/>
        </w:rPr>
        <w:t>3 13-16</w:t>
      </w:r>
      <w:r>
        <w:rPr>
          <w:rFonts w:cs="Calibri"/>
          <w:sz w:val="24"/>
          <w:szCs w:val="24"/>
          <w:lang w:val="en-GB"/>
        </w:rPr>
        <w:t xml:space="preserve"> </w:t>
      </w:r>
      <w:del w:id="147" w:author="Tim Riffe" w:date="2018-07-04T12:23:00Z">
        <w:r>
          <w:rPr>
            <w:rFonts w:cs="Calibri"/>
            <w:sz w:val="24"/>
            <w:szCs w:val="24"/>
            <w:lang w:val="en-GB"/>
          </w:rPr>
          <w:delText>This choice of</w:delText>
        </w:r>
      </w:del>
      <w:ins w:id="148" w:author="Tim Riffe" w:date="2018-07-04T12:23:00Z">
        <w:r>
          <w:rPr>
            <w:rFonts w:cs="Calibri"/>
            <w:sz w:val="24"/>
            <w:szCs w:val="24"/>
            <w:lang w:val="en-GB"/>
          </w:rPr>
          <w:t>Our study</w:t>
        </w:r>
      </w:ins>
      <w:r>
        <w:rPr>
          <w:rFonts w:cs="Calibri"/>
          <w:sz w:val="24"/>
          <w:szCs w:val="24"/>
          <w:lang w:val="en-GB"/>
        </w:rPr>
        <w:t xml:space="preserve"> period covers several public health interventions</w:t>
      </w:r>
      <w:ins w:id="149" w:author="Tim Riffe" w:date="2018-07-04T12:23:00Z">
        <w:r>
          <w:rPr>
            <w:rFonts w:cs="Calibri"/>
            <w:sz w:val="24"/>
            <w:szCs w:val="24"/>
            <w:lang w:val="en-GB"/>
          </w:rPr>
          <w:t>,</w:t>
        </w:r>
      </w:ins>
      <w:r>
        <w:rPr>
          <w:rFonts w:cs="Calibri"/>
          <w:sz w:val="24"/>
          <w:szCs w:val="24"/>
          <w:lang w:val="en-GB"/>
        </w:rPr>
        <w:t xml:space="preserve"> and </w:t>
      </w:r>
      <w:ins w:id="150" w:author="Tim Riffe" w:date="2018-07-04T12:23:00Z">
        <w:r>
          <w:rPr>
            <w:rFonts w:cs="Calibri"/>
            <w:sz w:val="24"/>
            <w:szCs w:val="24"/>
            <w:lang w:val="en-GB"/>
          </w:rPr>
          <w:t xml:space="preserve">it </w:t>
        </w:r>
      </w:ins>
      <w:r>
        <w:rPr>
          <w:rFonts w:cs="Calibri"/>
          <w:sz w:val="24"/>
          <w:szCs w:val="24"/>
          <w:lang w:val="en-GB"/>
        </w:rPr>
        <w:t>captures several major trends in state and cause-of-death variation.</w:t>
      </w:r>
      <w:ins w:id="151" w:author="José Manuel Aburto" w:date="2018-07-03T16:46:00Z">
        <w:r>
          <w:rPr>
            <w:rFonts w:cs="Calibri"/>
            <w:sz w:val="24"/>
            <w:szCs w:val="24"/>
            <w:lang w:val="en-GB"/>
          </w:rPr>
          <w:t xml:space="preserve"> Second</w:t>
        </w:r>
      </w:ins>
      <w:del w:id="152" w:author="Tim Riffe" w:date="2018-07-04T12:24:00Z">
        <w:r>
          <w:rPr>
            <w:rFonts w:cs="Calibri"/>
            <w:sz w:val="24"/>
            <w:szCs w:val="24"/>
            <w:lang w:val="en-GB"/>
          </w:rPr>
          <w:delText>ly</w:delText>
        </w:r>
      </w:del>
      <w:ins w:id="153" w:author="José Manuel Aburto" w:date="2018-07-03T16:46:00Z">
        <w:r>
          <w:rPr>
            <w:rFonts w:cs="Calibri"/>
            <w:sz w:val="24"/>
            <w:szCs w:val="24"/>
            <w:lang w:val="en-GB"/>
          </w:rPr>
          <w:t>,</w:t>
        </w:r>
      </w:ins>
      <w:r>
        <w:rPr>
          <w:rFonts w:cs="Calibri"/>
          <w:sz w:val="24"/>
          <w:szCs w:val="24"/>
          <w:lang w:val="en-GB"/>
          <w:rPrChange w:id="154" w:author="" w:date="1900-01-01T00:00:00Z">
            <w:rPr>
              <w:lang w:val="en-GB"/>
            </w:rPr>
          </w:rPrChange>
        </w:rPr>
        <w:t xml:space="preserve"> </w:t>
      </w:r>
      <w:del w:id="155" w:author="José Manuel Aburto" w:date="2018-07-03T16:47:00Z">
        <w:r>
          <w:rPr>
            <w:rFonts w:cs="Calibri"/>
            <w:sz w:val="24"/>
            <w:szCs w:val="24"/>
            <w:lang w:val="en-GB"/>
          </w:rPr>
          <w:delText>W</w:delText>
        </w:r>
      </w:del>
      <w:ins w:id="156" w:author="José Manuel Aburto" w:date="2018-07-03T16:47:00Z">
        <w:r>
          <w:rPr>
            <w:rFonts w:cs="Calibri"/>
            <w:sz w:val="24"/>
            <w:szCs w:val="24"/>
            <w:lang w:val="en-GB"/>
          </w:rPr>
          <w:t>w</w:t>
        </w:r>
      </w:ins>
      <w:r>
        <w:rPr>
          <w:rFonts w:cs="Calibri"/>
          <w:sz w:val="24"/>
          <w:szCs w:val="24"/>
          <w:lang w:val="en-GB"/>
        </w:rPr>
        <w:t>e further segment AM into health intervention-related and behavio</w:t>
      </w:r>
      <w:ins w:id="157" w:author="Tim Riffe" w:date="2018-07-04T12:24:00Z">
        <w:r>
          <w:rPr>
            <w:rFonts w:cs="Calibri"/>
            <w:sz w:val="24"/>
            <w:szCs w:val="24"/>
            <w:lang w:val="en-GB"/>
          </w:rPr>
          <w:t>u</w:t>
        </w:r>
      </w:ins>
      <w:r>
        <w:rPr>
          <w:rFonts w:cs="Calibri"/>
          <w:sz w:val="24"/>
          <w:szCs w:val="24"/>
          <w:lang w:val="en-GB"/>
        </w:rPr>
        <w:t xml:space="preserve">r-related AM causes that </w:t>
      </w:r>
      <w:del w:id="158" w:author="Tim Riffe" w:date="2018-07-04T12:25:00Z">
        <w:r>
          <w:rPr>
            <w:rFonts w:cs="Calibri"/>
            <w:sz w:val="24"/>
            <w:szCs w:val="24"/>
            <w:lang w:val="en-GB"/>
          </w:rPr>
          <w:delText>capture</w:delText>
        </w:r>
      </w:del>
      <w:ins w:id="159" w:author="Tim Riffe" w:date="2018-07-04T12:25:00Z">
        <w:r>
          <w:rPr>
            <w:rFonts w:cs="Calibri"/>
            <w:sz w:val="24"/>
            <w:szCs w:val="24"/>
            <w:lang w:val="en-GB"/>
          </w:rPr>
          <w:t>best characterise</w:t>
        </w:r>
      </w:ins>
      <w:r>
        <w:rPr>
          <w:rFonts w:cs="Calibri"/>
          <w:sz w:val="24"/>
          <w:szCs w:val="24"/>
          <w:lang w:val="en-GB"/>
        </w:rPr>
        <w:t xml:space="preserve"> the epidemiological patterns of Mexico.</w:t>
      </w:r>
      <w:r>
        <w:rPr>
          <w:rFonts w:cs="Calibri"/>
          <w:sz w:val="24"/>
          <w:szCs w:val="24"/>
          <w:vertAlign w:val="superscript"/>
          <w:lang w:val="en-GB"/>
          <w:rPrChange w:id="160" w:author="" w:date="1900-01-01T00:00:00Z">
            <w:rPr>
              <w:lang w:val="en-GB"/>
            </w:rPr>
          </w:rPrChange>
        </w:rPr>
        <w:t>14</w:t>
      </w:r>
      <w:r>
        <w:rPr>
          <w:rFonts w:cs="Calibri"/>
          <w:sz w:val="24"/>
          <w:szCs w:val="24"/>
          <w:lang w:val="en-GB"/>
          <w:rPrChange w:id="161" w:author="" w:date="1900-01-01T00:00:00Z">
            <w:rPr>
              <w:lang w:val="en-GB"/>
            </w:rPr>
          </w:rPrChange>
        </w:rPr>
        <w:t xml:space="preserve"> </w:t>
      </w:r>
      <w:ins w:id="162" w:author="Tim Riffe" w:date="2018-07-04T12:27:00Z">
        <w:r>
          <w:rPr>
            <w:rFonts w:cs="Calibri"/>
            <w:sz w:val="24"/>
            <w:szCs w:val="24"/>
            <w:lang w:val="en-GB"/>
          </w:rPr>
          <w:t>This lets us</w:t>
        </w:r>
      </w:ins>
      <w:del w:id="163" w:author="Tim Riffe" w:date="2018-07-04T12:27:00Z">
        <w:r>
          <w:rPr>
            <w:rFonts w:cs="Calibri"/>
            <w:sz w:val="24"/>
            <w:szCs w:val="24"/>
            <w:lang w:val="en-GB"/>
          </w:rPr>
          <w:delText>to</w:delText>
        </w:r>
      </w:del>
      <w:ins w:id="164" w:author="José Manuel Aburto" w:date="2018-07-03T16:47:00Z">
        <w:r>
          <w:rPr>
            <w:rFonts w:cs="Calibri"/>
            <w:sz w:val="24"/>
            <w:szCs w:val="24"/>
            <w:lang w:val="en-GB"/>
          </w:rPr>
          <w:t xml:space="preserve"> </w:t>
        </w:r>
      </w:ins>
      <w:ins w:id="165" w:author="José Manuel Aburto" w:date="2018-07-03T16:49:00Z">
        <w:r>
          <w:rPr>
            <w:rFonts w:cs="Calibri"/>
            <w:sz w:val="24"/>
            <w:szCs w:val="24"/>
            <w:lang w:val="en-GB"/>
          </w:rPr>
          <w:t xml:space="preserve">quantify </w:t>
        </w:r>
      </w:ins>
      <w:del w:id="166" w:author="Tim Riffe" w:date="2018-07-04T12:27:00Z">
        <w:r>
          <w:rPr>
            <w:rFonts w:cs="Calibri"/>
            <w:sz w:val="24"/>
            <w:szCs w:val="24"/>
            <w:lang w:val="en-GB"/>
          </w:rPr>
          <w:delText>its</w:delText>
        </w:r>
      </w:del>
      <w:ins w:id="167" w:author="Tim Riffe" w:date="2018-07-04T12:27:00Z">
        <w:r>
          <w:rPr>
            <w:rFonts w:cs="Calibri"/>
            <w:sz w:val="24"/>
            <w:szCs w:val="24"/>
            <w:lang w:val="en-GB"/>
          </w:rPr>
          <w:t>the</w:t>
        </w:r>
      </w:ins>
      <w:ins w:id="168" w:author="José Manuel Aburto" w:date="2018-07-03T16:49:00Z">
        <w:r>
          <w:rPr>
            <w:rFonts w:cs="Calibri"/>
            <w:sz w:val="24"/>
            <w:szCs w:val="24"/>
            <w:lang w:val="en-GB"/>
          </w:rPr>
          <w:t xml:space="preserve"> effect </w:t>
        </w:r>
      </w:ins>
      <w:ins w:id="169" w:author="Tim Riffe" w:date="2018-07-04T12:27:00Z">
        <w:r>
          <w:rPr>
            <w:rFonts w:cs="Calibri"/>
            <w:sz w:val="24"/>
            <w:szCs w:val="24"/>
            <w:lang w:val="en-GB"/>
          </w:rPr>
          <w:t xml:space="preserve">of the components of AM </w:t>
        </w:r>
      </w:ins>
      <w:ins w:id="170" w:author="José Manuel Aburto" w:date="2018-07-03T16:49:00Z">
        <w:r>
          <w:rPr>
            <w:rFonts w:cs="Calibri"/>
            <w:sz w:val="24"/>
            <w:szCs w:val="24"/>
            <w:lang w:val="en-GB"/>
          </w:rPr>
          <w:t>on the difference between</w:t>
        </w:r>
      </w:ins>
      <w:ins w:id="171" w:author="José Manuel Aburto" w:date="2018-07-03T16:50:00Z">
        <w:r>
          <w:rPr>
            <w:rFonts w:cs="Calibri"/>
            <w:sz w:val="24"/>
            <w:szCs w:val="24"/>
            <w:lang w:val="en-GB"/>
          </w:rPr>
          <w:t xml:space="preserve"> </w:t>
        </w:r>
      </w:ins>
      <w:del w:id="172" w:author="José Manuel Aburto" w:date="2018-07-03T16:50:00Z">
        <w:r>
          <w:rPr>
            <w:rFonts w:cs="Calibri"/>
            <w:sz w:val="24"/>
            <w:szCs w:val="24"/>
            <w:lang w:val="en-GB"/>
          </w:rPr>
          <w:delText xml:space="preserve">Secondly, our work differentiates from earlier studies by comparing </w:delText>
        </w:r>
      </w:del>
      <w:r>
        <w:rPr>
          <w:rFonts w:cs="Calibri"/>
          <w:sz w:val="24"/>
          <w:szCs w:val="24"/>
          <w:lang w:val="en-GB"/>
        </w:rPr>
        <w:t xml:space="preserve">state mortality </w:t>
      </w:r>
      <w:del w:id="173" w:author="Tim Riffe" w:date="2018-07-04T12:30:00Z">
        <w:r>
          <w:rPr>
            <w:rFonts w:cs="Calibri"/>
            <w:sz w:val="24"/>
            <w:szCs w:val="24"/>
            <w:lang w:val="en-GB"/>
          </w:rPr>
          <w:delText>patterns</w:delText>
        </w:r>
      </w:del>
      <w:ins w:id="174" w:author="Tim Riffe" w:date="2018-07-04T12:30:00Z">
        <w:r>
          <w:rPr>
            <w:rFonts w:cs="Calibri"/>
            <w:sz w:val="24"/>
            <w:szCs w:val="24"/>
            <w:lang w:val="en-GB"/>
          </w:rPr>
          <w:t>levels</w:t>
        </w:r>
      </w:ins>
      <w:r>
        <w:rPr>
          <w:rFonts w:cs="Calibri"/>
          <w:sz w:val="24"/>
          <w:szCs w:val="24"/>
          <w:lang w:val="en-GB"/>
        </w:rPr>
        <w:t xml:space="preserve"> </w:t>
      </w:r>
      <w:del w:id="175" w:author="José Manuel Aburto" w:date="2018-07-03T16:50:00Z">
        <w:r>
          <w:rPr>
            <w:rFonts w:cs="Calibri"/>
            <w:sz w:val="24"/>
            <w:szCs w:val="24"/>
            <w:lang w:val="en-GB"/>
          </w:rPr>
          <w:delText xml:space="preserve">with </w:delText>
        </w:r>
      </w:del>
      <w:ins w:id="176" w:author="José Manuel Aburto" w:date="2018-07-03T16:50:00Z">
        <w:r>
          <w:rPr>
            <w:rFonts w:cs="Calibri"/>
            <w:sz w:val="24"/>
            <w:szCs w:val="24"/>
            <w:lang w:val="en-GB"/>
          </w:rPr>
          <w:t xml:space="preserve">and </w:t>
        </w:r>
      </w:ins>
      <w:r>
        <w:rPr>
          <w:rFonts w:cs="Calibri"/>
          <w:sz w:val="24"/>
          <w:szCs w:val="24"/>
          <w:lang w:val="en-GB"/>
        </w:rPr>
        <w:t xml:space="preserve">an easy-to-understand low-mortality benchmark calculated for large age groups (i.e. 0-14, 15-49 and 50-84). This </w:t>
      </w:r>
      <w:ins w:id="177" w:author="Tim Riffe" w:date="2018-07-04T12:30:00Z">
        <w:r>
          <w:rPr>
            <w:rFonts w:cs="Calibri"/>
            <w:sz w:val="24"/>
            <w:szCs w:val="24"/>
            <w:lang w:val="en-GB"/>
          </w:rPr>
          <w:t xml:space="preserve">benchmark </w:t>
        </w:r>
      </w:ins>
      <w:r>
        <w:rPr>
          <w:rFonts w:cs="Calibri"/>
          <w:sz w:val="24"/>
          <w:szCs w:val="24"/>
          <w:lang w:val="en-GB"/>
        </w:rPr>
        <w:t>concept has been previously used in mortality studies.</w:t>
      </w:r>
      <w:r>
        <w:rPr>
          <w:rFonts w:cs="Calibri"/>
          <w:sz w:val="24"/>
          <w:szCs w:val="24"/>
          <w:vertAlign w:val="superscript"/>
          <w:lang w:val="en-GB"/>
        </w:rPr>
        <w:t>17-19</w:t>
      </w:r>
      <w:r>
        <w:rPr>
          <w:rFonts w:cs="Calibri"/>
          <w:sz w:val="24"/>
          <w:szCs w:val="24"/>
          <w:lang w:val="en-GB"/>
        </w:rPr>
        <w:t xml:space="preserve"> Deviations from the low-mortality benchmark indicate a strong potential for improvement.</w:t>
      </w:r>
    </w:p>
    <w:p w14:paraId="3606DEF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0A562DB"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vertAlign w:val="superscript"/>
          <w:lang w:val="en-GB"/>
        </w:rPr>
      </w:pPr>
      <w:r>
        <w:rPr>
          <w:rFonts w:cs="Calibri"/>
          <w:sz w:val="24"/>
          <w:szCs w:val="24"/>
          <w:lang w:val="en-GB"/>
        </w:rPr>
        <w:t>We hypothesi</w:t>
      </w:r>
      <w:del w:id="178" w:author="Tim Riffe" w:date="2018-07-04T11:47:00Z">
        <w:r>
          <w:rPr>
            <w:rFonts w:cs="Calibri"/>
            <w:sz w:val="24"/>
            <w:szCs w:val="24"/>
            <w:lang w:val="en-GB"/>
          </w:rPr>
          <w:delText>z</w:delText>
        </w:r>
      </w:del>
      <w:ins w:id="179" w:author="Tim Riffe" w:date="2018-07-04T11:47:00Z">
        <w:r>
          <w:rPr>
            <w:rFonts w:cs="Calibri"/>
            <w:sz w:val="24"/>
            <w:szCs w:val="24"/>
            <w:lang w:val="en-GB"/>
          </w:rPr>
          <w:t>s</w:t>
        </w:r>
      </w:ins>
      <w:r>
        <w:rPr>
          <w:rFonts w:cs="Calibri"/>
          <w:sz w:val="24"/>
          <w:szCs w:val="24"/>
          <w:lang w:val="en-GB"/>
        </w:rPr>
        <w:t xml:space="preserve">e age-dependent variations in mortality outcomes. In particular, </w:t>
      </w:r>
      <w:ins w:id="180" w:author="Tim Riffe" w:date="2018-07-04T12:35:00Z">
        <w:r>
          <w:rPr>
            <w:rFonts w:cs="Calibri"/>
            <w:sz w:val="24"/>
            <w:szCs w:val="24"/>
            <w:lang w:val="en-GB"/>
          </w:rPr>
          <w:t xml:space="preserve">since public health interventions are mainly focused on infant and child health, </w:t>
        </w:r>
      </w:ins>
      <w:r>
        <w:rPr>
          <w:rFonts w:cs="Calibri"/>
          <w:sz w:val="24"/>
          <w:szCs w:val="24"/>
          <w:lang w:val="en-GB"/>
        </w:rPr>
        <w:t xml:space="preserve">we expect convergence </w:t>
      </w:r>
      <w:r>
        <w:rPr>
          <w:rFonts w:cs="Calibri"/>
          <w:sz w:val="24"/>
          <w:szCs w:val="24"/>
          <w:lang w:val="en-GB"/>
        </w:rPr>
        <w:lastRenderedPageBreak/>
        <w:t xml:space="preserve">between states and improvement in survival for </w:t>
      </w:r>
      <w:del w:id="181" w:author="Tim Riffe" w:date="2018-07-04T12:37:00Z">
        <w:r>
          <w:rPr>
            <w:rFonts w:cs="Calibri"/>
            <w:sz w:val="24"/>
            <w:szCs w:val="24"/>
            <w:lang w:val="en-GB"/>
          </w:rPr>
          <w:delText>young people</w:delText>
        </w:r>
      </w:del>
      <w:ins w:id="182" w:author="Tim Riffe" w:date="2018-07-04T12:37:00Z">
        <w:r>
          <w:rPr>
            <w:rFonts w:cs="Calibri"/>
            <w:sz w:val="24"/>
            <w:szCs w:val="24"/>
            <w:lang w:val="en-GB"/>
          </w:rPr>
          <w:t xml:space="preserve">infants and children aged 0 to </w:t>
        </w:r>
      </w:ins>
      <w:ins w:id="183" w:author="Tim Riffe" w:date="2018-07-04T12:38:00Z">
        <w:r>
          <w:rPr>
            <w:rFonts w:cs="Calibri"/>
            <w:sz w:val="24"/>
            <w:szCs w:val="24"/>
            <w:lang w:val="en-GB"/>
          </w:rPr>
          <w:t>15</w:t>
        </w:r>
      </w:ins>
      <w:del w:id="184" w:author="Tim Riffe" w:date="2018-07-04T12:35:00Z">
        <w:r>
          <w:rPr>
            <w:rFonts w:cs="Calibri"/>
            <w:sz w:val="24"/>
            <w:szCs w:val="24"/>
            <w:lang w:val="en-GB"/>
          </w:rPr>
          <w:delText xml:space="preserve">, </w:delText>
        </w:r>
      </w:del>
      <w:del w:id="185" w:author="Tim Riffe" w:date="2018-07-04T12:34:00Z">
        <w:r>
          <w:rPr>
            <w:rFonts w:cs="Calibri"/>
            <w:sz w:val="24"/>
            <w:szCs w:val="24"/>
            <w:lang w:val="en-GB"/>
          </w:rPr>
          <w:delText>since public health interventions are mainly focused on infant and child health</w:delText>
        </w:r>
      </w:del>
      <w:r>
        <w:rPr>
          <w:rFonts w:cs="Calibri"/>
          <w:sz w:val="24"/>
          <w:szCs w:val="24"/>
          <w:lang w:val="en-GB"/>
        </w:rPr>
        <w:t xml:space="preserve">. For instance, the vaccination program and </w:t>
      </w:r>
      <w:r>
        <w:rPr>
          <w:rFonts w:cs="Calibri"/>
          <w:i/>
          <w:sz w:val="24"/>
          <w:szCs w:val="24"/>
          <w:lang w:val="en-GB"/>
        </w:rPr>
        <w:t>Seguro Popular</w:t>
      </w:r>
      <w:r>
        <w:rPr>
          <w:rFonts w:cs="Calibri"/>
          <w:sz w:val="24"/>
          <w:szCs w:val="24"/>
          <w:lang w:val="en-GB"/>
        </w:rPr>
        <w:t xml:space="preserve"> aim to </w:t>
      </w:r>
      <w:del w:id="186" w:author="Tim Riffe" w:date="2018-07-04T12:36:00Z">
        <w:r>
          <w:rPr>
            <w:rFonts w:cs="Calibri"/>
            <w:sz w:val="24"/>
            <w:szCs w:val="24"/>
            <w:lang w:val="en-GB"/>
          </w:rPr>
          <w:delText xml:space="preserve">fully </w:delText>
        </w:r>
      </w:del>
      <w:r>
        <w:rPr>
          <w:rFonts w:cs="Calibri"/>
          <w:sz w:val="24"/>
          <w:szCs w:val="24"/>
          <w:lang w:val="en-GB"/>
        </w:rPr>
        <w:t>cover</w:t>
      </w:r>
      <w:ins w:id="187" w:author="Tim Riffe" w:date="2018-07-04T12:36:00Z">
        <w:r>
          <w:rPr>
            <w:rFonts w:cs="Calibri"/>
            <w:sz w:val="24"/>
            <w:szCs w:val="24"/>
            <w:lang w:val="en-GB"/>
          </w:rPr>
          <w:t xml:space="preserve"> all</w:t>
        </w:r>
      </w:ins>
      <w:r>
        <w:rPr>
          <w:rFonts w:cs="Calibri"/>
          <w:sz w:val="24"/>
          <w:szCs w:val="24"/>
          <w:lang w:val="en-GB"/>
        </w:rPr>
        <w:t xml:space="preserve"> children in</w:t>
      </w:r>
      <w:del w:id="188" w:author="Tim Riffe" w:date="2018-07-04T12:36:00Z">
        <w:r>
          <w:rPr>
            <w:rFonts w:cs="Calibri"/>
            <w:sz w:val="24"/>
            <w:szCs w:val="24"/>
            <w:lang w:val="en-GB"/>
          </w:rPr>
          <w:delText xml:space="preserve"> the entire country</w:delText>
        </w:r>
      </w:del>
      <w:ins w:id="189" w:author="Tim Riffe" w:date="2018-07-04T12:36:00Z">
        <w:r>
          <w:rPr>
            <w:rFonts w:cs="Calibri"/>
            <w:sz w:val="24"/>
            <w:szCs w:val="24"/>
            <w:lang w:val="en-GB"/>
          </w:rPr>
          <w:t xml:space="preserve"> Mexico</w:t>
        </w:r>
      </w:ins>
      <w:r>
        <w:rPr>
          <w:rFonts w:cs="Calibri"/>
          <w:sz w:val="24"/>
          <w:szCs w:val="24"/>
          <w:lang w:val="en-GB"/>
        </w:rPr>
        <w:t>, and recent evidence suggests a decrease in mortality below age 15 due to a decline in infectious and respiratory diseases.</w:t>
      </w:r>
      <w:r>
        <w:rPr>
          <w:rFonts w:cs="Calibri"/>
          <w:sz w:val="24"/>
          <w:szCs w:val="24"/>
          <w:vertAlign w:val="superscript"/>
          <w:lang w:val="en-GB"/>
        </w:rPr>
        <w:t>20</w:t>
      </w:r>
      <w:r>
        <w:rPr>
          <w:rFonts w:cs="Calibri"/>
          <w:sz w:val="24"/>
          <w:szCs w:val="24"/>
          <w:lang w:val="en-GB"/>
        </w:rPr>
        <w:t xml:space="preserve"> On the contrary, we expect little improvement in survival for the young-adult population</w:t>
      </w:r>
      <w:ins w:id="190" w:author="Tim Riffe" w:date="2018-07-04T12:36:00Z">
        <w:r>
          <w:rPr>
            <w:rFonts w:cs="Calibri"/>
            <w:sz w:val="24"/>
            <w:szCs w:val="24"/>
            <w:lang w:val="en-GB"/>
          </w:rPr>
          <w:t xml:space="preserve"> (ages 15</w:t>
        </w:r>
      </w:ins>
      <w:ins w:id="191" w:author="Tim Riffe" w:date="2018-07-04T12:37:00Z">
        <w:r>
          <w:rPr>
            <w:rFonts w:cs="Calibri"/>
            <w:sz w:val="24"/>
            <w:szCs w:val="24"/>
            <w:lang w:val="en-GB"/>
          </w:rPr>
          <w:t xml:space="preserve"> to 35)</w:t>
        </w:r>
      </w:ins>
      <w:r>
        <w:rPr>
          <w:rFonts w:cs="Calibri"/>
          <w:sz w:val="24"/>
          <w:szCs w:val="24"/>
          <w:lang w:val="en-GB"/>
        </w:rPr>
        <w:t xml:space="preserve"> due to the sudden and egregious rise in homicide mortality.</w:t>
      </w:r>
      <w:r>
        <w:rPr>
          <w:rFonts w:cs="Calibri"/>
          <w:sz w:val="24"/>
          <w:szCs w:val="24"/>
          <w:vertAlign w:val="superscript"/>
          <w:lang w:val="en-GB"/>
        </w:rPr>
        <w:t>21</w:t>
      </w:r>
      <w:r>
        <w:rPr>
          <w:rFonts w:cs="Calibri"/>
          <w:sz w:val="24"/>
          <w:szCs w:val="24"/>
          <w:lang w:val="en-GB"/>
        </w:rPr>
        <w:t xml:space="preserve"> We foresee health deterioration among older adults due to documented increases in diabetes mortality.</w:t>
      </w:r>
      <w:r>
        <w:rPr>
          <w:rFonts w:cs="Calibri"/>
          <w:sz w:val="24"/>
          <w:szCs w:val="24"/>
          <w:vertAlign w:val="superscript"/>
          <w:lang w:val="en-GB"/>
        </w:rPr>
        <w:t>20</w:t>
      </w:r>
      <w:r>
        <w:rPr>
          <w:rFonts w:cs="Calibri"/>
          <w:sz w:val="24"/>
          <w:szCs w:val="24"/>
          <w:lang w:val="en-GB"/>
        </w:rPr>
        <w:t xml:space="preserve"> Although every state has the commitment to provide universal coverage and equitable access to health care, we anticipate disparities in mortality improvements between states due to heterogeneous epidemiological transitions among states</w:t>
      </w:r>
      <w:del w:id="192" w:author="Tim Riffe" w:date="2018-07-04T12:38:00Z">
        <w:r>
          <w:rPr>
            <w:rFonts w:cs="Calibri"/>
            <w:sz w:val="24"/>
            <w:szCs w:val="24"/>
            <w:lang w:val="en-GB"/>
          </w:rPr>
          <w:delText>,</w:delText>
        </w:r>
      </w:del>
      <w:r>
        <w:rPr>
          <w:rFonts w:cs="Calibri"/>
          <w:sz w:val="24"/>
          <w:szCs w:val="24"/>
          <w:vertAlign w:val="superscript"/>
          <w:lang w:val="en-GB"/>
        </w:rPr>
        <w:t>16</w:t>
      </w:r>
      <w:r>
        <w:rPr>
          <w:rFonts w:cs="Calibri"/>
          <w:sz w:val="24"/>
          <w:szCs w:val="24"/>
          <w:lang w:val="en-GB"/>
        </w:rPr>
        <w:t xml:space="preserve"> and differences in </w:t>
      </w:r>
      <w:del w:id="193" w:author="Tim Riffe" w:date="2018-07-04T12:39:00Z">
        <w:r>
          <w:rPr>
            <w:rFonts w:cs="Calibri"/>
            <w:sz w:val="24"/>
            <w:szCs w:val="24"/>
            <w:lang w:val="en-GB"/>
          </w:rPr>
          <w:delText>how health</w:delText>
        </w:r>
      </w:del>
      <w:ins w:id="194" w:author="Tim Riffe" w:date="2018-07-04T12:39:00Z">
        <w:r>
          <w:rPr>
            <w:rFonts w:cs="Calibri"/>
            <w:sz w:val="24"/>
            <w:szCs w:val="24"/>
            <w:lang w:val="en-GB"/>
          </w:rPr>
          <w:t>the implementation and delivery of health</w:t>
        </w:r>
      </w:ins>
      <w:r>
        <w:rPr>
          <w:rFonts w:cs="Calibri"/>
          <w:sz w:val="24"/>
          <w:szCs w:val="24"/>
          <w:lang w:val="en-GB"/>
        </w:rPr>
        <w:t xml:space="preserve"> care programs</w:t>
      </w:r>
      <w:del w:id="195" w:author="Tim Riffe" w:date="2018-07-04T12:39:00Z">
        <w:r>
          <w:rPr>
            <w:rFonts w:cs="Calibri"/>
            <w:sz w:val="24"/>
            <w:szCs w:val="24"/>
            <w:lang w:val="en-GB"/>
          </w:rPr>
          <w:delText xml:space="preserve"> have been delivered to the population</w:delText>
        </w:r>
      </w:del>
      <w:r>
        <w:rPr>
          <w:rFonts w:cs="Calibri"/>
          <w:sz w:val="24"/>
          <w:szCs w:val="24"/>
          <w:lang w:val="en-GB"/>
        </w:rPr>
        <w:t>.</w:t>
      </w:r>
      <w:r>
        <w:rPr>
          <w:rFonts w:cs="Calibri"/>
          <w:sz w:val="24"/>
          <w:szCs w:val="24"/>
          <w:vertAlign w:val="superscript"/>
          <w:lang w:val="en-GB"/>
        </w:rPr>
        <w:t>22</w:t>
      </w:r>
    </w:p>
    <w:p w14:paraId="23CE485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3BB946AF"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Calibri"/>
          <w:sz w:val="24"/>
          <w:szCs w:val="24"/>
          <w:lang w:val="en-GB"/>
        </w:rPr>
      </w:pPr>
    </w:p>
    <w:p w14:paraId="4DD979B2" w14:textId="77777777" w:rsidR="00404702" w:rsidRDefault="008017BD">
      <w:pPr>
        <w:jc w:val="both"/>
        <w:rPr>
          <w:rFonts w:cs="Calibri"/>
          <w:b/>
          <w:sz w:val="24"/>
          <w:szCs w:val="24"/>
          <w:lang w:val="en-GB"/>
        </w:rPr>
      </w:pPr>
      <w:r>
        <w:rPr>
          <w:rFonts w:cs="Calibri"/>
          <w:b/>
          <w:sz w:val="24"/>
          <w:szCs w:val="24"/>
          <w:lang w:val="en-GB"/>
        </w:rPr>
        <w:t>Data sources &amp; methods</w:t>
      </w:r>
    </w:p>
    <w:p w14:paraId="2B1E7E80"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Calibri"/>
          <w:sz w:val="24"/>
          <w:szCs w:val="24"/>
          <w:lang w:val="en-GB"/>
        </w:rPr>
      </w:pPr>
    </w:p>
    <w:p w14:paraId="4BE7D05D"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Our analyses are based on publicly available anonymi</w:t>
      </w:r>
      <w:del w:id="196" w:author="Tim Riffe" w:date="2018-07-04T11:47:00Z">
        <w:r>
          <w:rPr>
            <w:rFonts w:cs="Calibri"/>
            <w:sz w:val="24"/>
            <w:szCs w:val="24"/>
            <w:lang w:val="en-GB"/>
          </w:rPr>
          <w:delText>z</w:delText>
        </w:r>
      </w:del>
      <w:ins w:id="197" w:author="Tim Riffe" w:date="2018-07-04T11:47:00Z">
        <w:r>
          <w:rPr>
            <w:rFonts w:cs="Calibri"/>
            <w:sz w:val="24"/>
            <w:szCs w:val="24"/>
            <w:lang w:val="en-GB"/>
          </w:rPr>
          <w:t>s</w:t>
        </w:r>
      </w:ins>
      <w:r>
        <w:rPr>
          <w:rFonts w:cs="Calibri"/>
          <w:sz w:val="24"/>
          <w:szCs w:val="24"/>
          <w:lang w:val="en-GB"/>
        </w:rPr>
        <w:t>ed datasets. We used</w:t>
      </w:r>
      <w:ins w:id="198" w:author="Tim Riffe" w:date="2018-07-04T12:56:00Z">
        <w:r>
          <w:rPr>
            <w:rFonts w:cs="Calibri"/>
            <w:sz w:val="24"/>
            <w:szCs w:val="24"/>
            <w:lang w:val="en-GB"/>
          </w:rPr>
          <w:t xml:space="preserve"> 100% sample</w:t>
        </w:r>
      </w:ins>
      <w:r>
        <w:rPr>
          <w:rFonts w:cs="Calibri"/>
          <w:sz w:val="24"/>
          <w:szCs w:val="24"/>
          <w:lang w:val="en-GB"/>
        </w:rPr>
        <w:t xml:space="preserve"> death register microdata files produced by the Mexican Statistical Office (INEGI) for years 1990 to 2015.</w:t>
      </w:r>
      <w:r>
        <w:rPr>
          <w:rFonts w:cs="Calibri"/>
          <w:sz w:val="24"/>
          <w:szCs w:val="24"/>
          <w:vertAlign w:val="superscript"/>
          <w:lang w:val="en-GB"/>
        </w:rPr>
        <w:t>23</w:t>
      </w:r>
      <w:r>
        <w:rPr>
          <w:rFonts w:cs="Calibri"/>
          <w:sz w:val="24"/>
          <w:szCs w:val="24"/>
          <w:lang w:val="en-GB"/>
        </w:rPr>
        <w:t xml:space="preserve"> </w:t>
      </w:r>
      <w:ins w:id="199" w:author="Tim Riffe" w:date="2018-07-04T12:57:00Z">
        <w:r>
          <w:rPr>
            <w:rFonts w:cs="Calibri"/>
            <w:sz w:val="24"/>
            <w:szCs w:val="24"/>
            <w:lang w:val="en-GB"/>
          </w:rPr>
          <w:t xml:space="preserve">We aggregated </w:t>
        </w:r>
      </w:ins>
      <w:del w:id="200" w:author="Tim Riffe" w:date="2018-07-04T12:58:00Z">
        <w:r>
          <w:rPr>
            <w:rFonts w:cs="Calibri"/>
            <w:sz w:val="24"/>
            <w:szCs w:val="24"/>
            <w:lang w:val="en-GB"/>
          </w:rPr>
          <w:delText xml:space="preserve">From these </w:delText>
        </w:r>
      </w:del>
      <w:del w:id="201" w:author="Tim Riffe" w:date="2018-07-04T12:52:00Z">
        <w:r>
          <w:rPr>
            <w:rFonts w:cs="Calibri"/>
            <w:sz w:val="24"/>
            <w:szCs w:val="24"/>
            <w:lang w:val="en-GB"/>
          </w:rPr>
          <w:delText>data</w:delText>
        </w:r>
      </w:del>
      <w:del w:id="202" w:author="Tim Riffe" w:date="2018-07-04T12:58:00Z">
        <w:r>
          <w:rPr>
            <w:rFonts w:cs="Calibri"/>
            <w:sz w:val="24"/>
            <w:szCs w:val="24"/>
            <w:lang w:val="en-GB"/>
          </w:rPr>
          <w:delText xml:space="preserve">, </w:delText>
        </w:r>
      </w:del>
      <w:del w:id="203" w:author="Tim Riffe" w:date="2018-07-04T12:52:00Z">
        <w:r>
          <w:rPr>
            <w:rFonts w:cs="Calibri"/>
            <w:sz w:val="24"/>
            <w:szCs w:val="24"/>
            <w:lang w:val="en-GB"/>
          </w:rPr>
          <w:delText>information</w:delText>
        </w:r>
      </w:del>
      <w:ins w:id="204" w:author="Tim Riffe" w:date="2018-07-04T12:53:00Z">
        <w:r>
          <w:rPr>
            <w:rFonts w:cs="Calibri"/>
            <w:sz w:val="24"/>
            <w:szCs w:val="24"/>
            <w:lang w:val="en-GB"/>
          </w:rPr>
          <w:t>individual deaths</w:t>
        </w:r>
      </w:ins>
      <w:ins w:id="205" w:author="Tim Riffe" w:date="2018-07-04T12:58:00Z">
        <w:r>
          <w:rPr>
            <w:rFonts w:cs="Calibri"/>
            <w:sz w:val="24"/>
            <w:szCs w:val="24"/>
            <w:lang w:val="en-GB"/>
          </w:rPr>
          <w:t xml:space="preserve"> from these annual files by</w:t>
        </w:r>
      </w:ins>
      <w:del w:id="206" w:author="Tim Riffe" w:date="2018-07-04T12:53:00Z">
        <w:r>
          <w:rPr>
            <w:rFonts w:cs="Calibri"/>
            <w:sz w:val="24"/>
            <w:szCs w:val="24"/>
            <w:lang w:val="en-GB"/>
          </w:rPr>
          <w:delText xml:space="preserve"> on</w:delText>
        </w:r>
      </w:del>
      <w:r>
        <w:rPr>
          <w:rFonts w:cs="Calibri"/>
          <w:sz w:val="24"/>
          <w:szCs w:val="24"/>
          <w:lang w:val="en-GB"/>
        </w:rPr>
        <w:t xml:space="preserve"> cause</w:t>
      </w:r>
      <w:del w:id="207" w:author="Tim Riffe" w:date="2018-07-04T12:58:00Z">
        <w:r>
          <w:rPr>
            <w:rFonts w:cs="Calibri"/>
            <w:sz w:val="24"/>
            <w:szCs w:val="24"/>
            <w:lang w:val="en-GB"/>
          </w:rPr>
          <w:delText>s</w:delText>
        </w:r>
      </w:del>
      <w:r>
        <w:rPr>
          <w:rFonts w:cs="Calibri"/>
          <w:sz w:val="24"/>
          <w:szCs w:val="24"/>
          <w:lang w:val="en-GB"/>
        </w:rPr>
        <w:t xml:space="preserve"> of death</w:t>
      </w:r>
      <w:ins w:id="208" w:author="Tim Riffe" w:date="2018-07-04T12:53:00Z">
        <w:r>
          <w:rPr>
            <w:rFonts w:cs="Calibri"/>
            <w:sz w:val="24"/>
            <w:szCs w:val="24"/>
            <w:lang w:val="en-GB"/>
          </w:rPr>
          <w:t>,</w:t>
        </w:r>
      </w:ins>
      <w:del w:id="209" w:author="Tim Riffe" w:date="2018-07-04T12:53:00Z">
        <w:r>
          <w:rPr>
            <w:rFonts w:cs="Calibri"/>
            <w:sz w:val="24"/>
            <w:szCs w:val="24"/>
            <w:lang w:val="en-GB"/>
          </w:rPr>
          <w:delText xml:space="preserve"> by</w:delText>
        </w:r>
      </w:del>
      <w:r>
        <w:rPr>
          <w:rFonts w:cs="Calibri"/>
          <w:sz w:val="24"/>
          <w:szCs w:val="24"/>
          <w:lang w:val="en-GB"/>
        </w:rPr>
        <w:t xml:space="preserve"> single </w:t>
      </w:r>
      <w:ins w:id="210" w:author="Tim Riffe" w:date="2018-07-04T12:57:00Z">
        <w:r>
          <w:rPr>
            <w:rFonts w:cs="Calibri"/>
            <w:sz w:val="24"/>
            <w:szCs w:val="24"/>
            <w:lang w:val="en-GB"/>
          </w:rPr>
          <w:t xml:space="preserve">year of </w:t>
        </w:r>
      </w:ins>
      <w:r>
        <w:rPr>
          <w:rFonts w:cs="Calibri"/>
          <w:sz w:val="24"/>
          <w:szCs w:val="24"/>
          <w:lang w:val="en-GB"/>
        </w:rPr>
        <w:t>age, sex, and state of residence at the time of death</w:t>
      </w:r>
      <w:del w:id="211" w:author="Tim Riffe" w:date="2018-07-04T12:57:00Z">
        <w:r>
          <w:rPr>
            <w:rFonts w:cs="Calibri"/>
            <w:sz w:val="24"/>
            <w:szCs w:val="24"/>
            <w:lang w:val="en-GB"/>
          </w:rPr>
          <w:delText xml:space="preserve"> was extracted</w:delText>
        </w:r>
      </w:del>
      <w:r>
        <w:rPr>
          <w:rFonts w:cs="Calibri"/>
          <w:sz w:val="24"/>
          <w:szCs w:val="24"/>
          <w:lang w:val="en-GB"/>
        </w:rPr>
        <w:t xml:space="preserve">. Population estimates from 1990 to 2015 </w:t>
      </w:r>
      <w:del w:id="212" w:author="Tim Riffe" w:date="2018-07-04T15:10:00Z">
        <w:r>
          <w:rPr>
            <w:rFonts w:cs="Calibri"/>
            <w:sz w:val="24"/>
            <w:szCs w:val="24"/>
            <w:lang w:val="en-GB"/>
          </w:rPr>
          <w:delText>came from</w:delText>
        </w:r>
      </w:del>
      <w:ins w:id="213" w:author="Tim Riffe" w:date="2018-07-04T15:10:00Z">
        <w:r>
          <w:rPr>
            <w:rFonts w:cs="Calibri"/>
            <w:sz w:val="24"/>
            <w:szCs w:val="24"/>
            <w:lang w:val="en-GB"/>
          </w:rPr>
          <w:t>were produced by</w:t>
        </w:r>
      </w:ins>
      <w:r>
        <w:rPr>
          <w:rFonts w:cs="Calibri"/>
          <w:sz w:val="24"/>
          <w:szCs w:val="24"/>
          <w:lang w:val="en-GB"/>
        </w:rPr>
        <w:t xml:space="preserve"> the Mexican Population Council (CONAPO).</w:t>
      </w:r>
      <w:r>
        <w:rPr>
          <w:rFonts w:cs="Calibri"/>
          <w:sz w:val="24"/>
          <w:szCs w:val="24"/>
          <w:vertAlign w:val="superscript"/>
          <w:lang w:val="en-GB"/>
        </w:rPr>
        <w:t>24</w:t>
      </w:r>
      <w:r>
        <w:rPr>
          <w:rFonts w:cs="Calibri"/>
          <w:sz w:val="24"/>
          <w:szCs w:val="24"/>
          <w:lang w:val="en-GB"/>
        </w:rPr>
        <w:t xml:space="preserve"> These population estimates  adjust for age misstatement, undercounting, and interstate and international migration. Death counts and estimates of the population exposed to risk were used to calculate </w:t>
      </w:r>
      <w:ins w:id="214" w:author="Tim Riffe" w:date="2018-07-04T15:11:00Z">
        <w:r>
          <w:rPr>
            <w:rFonts w:cs="Calibri"/>
            <w:sz w:val="24"/>
            <w:szCs w:val="24"/>
            <w:lang w:val="en-GB"/>
          </w:rPr>
          <w:t>age and cause-</w:t>
        </w:r>
      </w:ins>
      <w:del w:id="215" w:author="Tim Riffe" w:date="2018-07-04T15:11:00Z">
        <w:r>
          <w:rPr>
            <w:rFonts w:cs="Calibri"/>
            <w:sz w:val="24"/>
            <w:szCs w:val="24"/>
            <w:lang w:val="en-GB"/>
          </w:rPr>
          <w:delText>cause-age-</w:delText>
        </w:r>
      </w:del>
      <w:r>
        <w:rPr>
          <w:rFonts w:cs="Calibri"/>
          <w:sz w:val="24"/>
          <w:szCs w:val="24"/>
          <w:lang w:val="en-GB"/>
        </w:rPr>
        <w:t>specific death rates by sex for each state from 1990 to 2015.</w:t>
      </w:r>
    </w:p>
    <w:p w14:paraId="17314DCA"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981F53B"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Classification of Causes of Death</w:t>
      </w:r>
    </w:p>
    <w:p w14:paraId="69A9B0C6"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To classify deaths we use the concept of “Avoidable/Amenable” Mortality (AM).</w:t>
      </w:r>
      <w:r>
        <w:rPr>
          <w:rFonts w:cs="Calibri"/>
          <w:sz w:val="24"/>
          <w:szCs w:val="24"/>
          <w:vertAlign w:val="superscript"/>
          <w:lang w:val="en-GB"/>
        </w:rPr>
        <w:t>10 11</w:t>
      </w:r>
      <w:r>
        <w:rPr>
          <w:rFonts w:cs="Calibri"/>
          <w:sz w:val="24"/>
          <w:szCs w:val="24"/>
          <w:lang w:val="en-GB"/>
        </w:rPr>
        <w:t xml:space="preserve"> We group causes of death into nine categories based on </w:t>
      </w:r>
      <w:ins w:id="216" w:author="Tim Riffe" w:date="2018-07-04T15:11:00Z">
        <w:r>
          <w:rPr>
            <w:rFonts w:cs="Calibri"/>
            <w:sz w:val="24"/>
            <w:szCs w:val="24"/>
            <w:lang w:val="en-GB"/>
          </w:rPr>
          <w:t xml:space="preserve">a </w:t>
        </w:r>
      </w:ins>
      <w:del w:id="217" w:author="Tim Riffe" w:date="2018-07-04T15:12:00Z">
        <w:r>
          <w:rPr>
            <w:rFonts w:cs="Calibri"/>
            <w:sz w:val="24"/>
            <w:szCs w:val="24"/>
            <w:lang w:val="en-GB"/>
          </w:rPr>
          <w:delText>previous</w:delText>
        </w:r>
      </w:del>
      <w:ins w:id="218" w:author="Tim Riffe" w:date="2018-07-04T15:12:00Z">
        <w:r>
          <w:rPr>
            <w:rFonts w:cs="Calibri"/>
            <w:sz w:val="24"/>
            <w:szCs w:val="24"/>
            <w:lang w:val="en-GB"/>
          </w:rPr>
          <w:t>recent</w:t>
        </w:r>
      </w:ins>
      <w:r>
        <w:rPr>
          <w:rFonts w:cs="Calibri"/>
          <w:sz w:val="24"/>
          <w:szCs w:val="24"/>
          <w:lang w:val="en-GB"/>
        </w:rPr>
        <w:t xml:space="preserve"> classification</w:t>
      </w:r>
      <w:del w:id="219" w:author="Tim Riffe" w:date="2018-07-04T15:11:00Z">
        <w:r>
          <w:rPr>
            <w:rFonts w:cs="Calibri"/>
            <w:sz w:val="24"/>
            <w:szCs w:val="24"/>
            <w:lang w:val="en-GB"/>
          </w:rPr>
          <w:delText>s</w:delText>
        </w:r>
      </w:del>
      <w:r>
        <w:rPr>
          <w:rFonts w:cs="Calibri"/>
          <w:sz w:val="24"/>
          <w:szCs w:val="24"/>
          <w:lang w:val="en-GB"/>
        </w:rPr>
        <w:t xml:space="preserve"> </w:t>
      </w:r>
      <w:del w:id="220" w:author="Tim Riffe" w:date="2018-07-04T15:11:00Z">
        <w:r>
          <w:rPr>
            <w:rFonts w:cs="Calibri"/>
            <w:sz w:val="24"/>
            <w:szCs w:val="24"/>
            <w:lang w:val="en-GB"/>
          </w:rPr>
          <w:delText xml:space="preserve"> </w:delText>
        </w:r>
      </w:del>
      <w:del w:id="221" w:author="Tim Riffe" w:date="2018-07-04T15:12:00Z">
        <w:r>
          <w:rPr>
            <w:rFonts w:cs="Calibri"/>
            <w:sz w:val="24"/>
            <w:szCs w:val="24"/>
            <w:lang w:val="en-GB"/>
          </w:rPr>
          <w:delText xml:space="preserve">that has recently been </w:delText>
        </w:r>
      </w:del>
      <w:r>
        <w:rPr>
          <w:rFonts w:cs="Calibri"/>
          <w:sz w:val="24"/>
          <w:szCs w:val="24"/>
          <w:lang w:val="en-GB"/>
        </w:rPr>
        <w:t>adapted to the case of Mexico.</w:t>
      </w:r>
      <w:r>
        <w:rPr>
          <w:rFonts w:cs="Calibri"/>
          <w:sz w:val="24"/>
          <w:szCs w:val="24"/>
          <w:vertAlign w:val="superscript"/>
          <w:lang w:val="en-GB"/>
        </w:rPr>
        <w:t>14</w:t>
      </w:r>
      <w:r>
        <w:rPr>
          <w:rFonts w:cs="Calibri"/>
          <w:sz w:val="24"/>
          <w:szCs w:val="24"/>
          <w:lang w:val="en-GB"/>
        </w:rPr>
        <w:t xml:space="preserve"> The first category refers to those conditions that are susceptible to medical intervention, such as infectious and respiratory diseases, some cancers and circulatory conditions, and birth conditions, among others. </w:t>
      </w:r>
      <w:del w:id="222" w:author="Tim Riffe" w:date="2018-07-04T15:13:00Z">
        <w:r>
          <w:rPr>
            <w:rFonts w:cs="Calibri"/>
            <w:sz w:val="24"/>
            <w:szCs w:val="24"/>
            <w:lang w:val="en-GB"/>
          </w:rPr>
          <w:delText>It is</w:delText>
        </w:r>
      </w:del>
      <w:ins w:id="223" w:author="Tim Riffe" w:date="2018-07-04T15:13:00Z">
        <w:r>
          <w:rPr>
            <w:rFonts w:cs="Calibri"/>
            <w:sz w:val="24"/>
            <w:szCs w:val="24"/>
            <w:lang w:val="en-GB"/>
          </w:rPr>
          <w:t>We label this category</w:t>
        </w:r>
      </w:ins>
      <w:r>
        <w:rPr>
          <w:rFonts w:cs="Calibri"/>
          <w:sz w:val="24"/>
          <w:szCs w:val="24"/>
          <w:lang w:val="en-GB"/>
        </w:rPr>
        <w:t xml:space="preserve"> </w:t>
      </w:r>
      <w:del w:id="224" w:author="Tim Riffe" w:date="2018-07-04T15:13:00Z">
        <w:r>
          <w:rPr>
            <w:rFonts w:cs="Calibri"/>
            <w:sz w:val="24"/>
            <w:szCs w:val="24"/>
            <w:lang w:val="en-GB"/>
          </w:rPr>
          <w:delText>labeled</w:delText>
        </w:r>
      </w:del>
      <w:ins w:id="225" w:author="Tim Riffe" w:date="2018-07-04T15:13:00Z">
        <w:r>
          <w:rPr>
            <w:rFonts w:cs="Calibri"/>
            <w:sz w:val="24"/>
            <w:szCs w:val="24"/>
            <w:lang w:val="en-GB"/>
          </w:rPr>
          <w:t>as</w:t>
        </w:r>
      </w:ins>
      <w:r>
        <w:rPr>
          <w:rFonts w:cs="Calibri"/>
          <w:sz w:val="24"/>
          <w:szCs w:val="24"/>
          <w:lang w:val="en-GB"/>
        </w:rPr>
        <w:t xml:space="preserve"> “Causes amenable to medical service”. We separate diabetes, ischemic heart diseases (IHD), lung cancer, and cirrhosis as subcategories of AM because these causes are susceptible to both health behavio</w:t>
      </w:r>
      <w:ins w:id="226" w:author="Tim Riffe" w:date="2018-07-04T11:51:00Z">
        <w:r>
          <w:rPr>
            <w:rFonts w:cs="Calibri"/>
            <w:sz w:val="24"/>
            <w:szCs w:val="24"/>
            <w:lang w:val="en-GB"/>
          </w:rPr>
          <w:t>u</w:t>
        </w:r>
      </w:ins>
      <w:r>
        <w:rPr>
          <w:rFonts w:cs="Calibri"/>
          <w:sz w:val="24"/>
          <w:szCs w:val="24"/>
          <w:lang w:val="en-GB"/>
        </w:rPr>
        <w:t xml:space="preserve">r and medical service, and because the first two represent major causes of death </w:t>
      </w:r>
      <w:del w:id="227" w:author="Tim Riffe" w:date="2018-07-04T15:14:00Z">
        <w:r>
          <w:rPr>
            <w:rFonts w:cs="Calibri"/>
            <w:sz w:val="24"/>
            <w:szCs w:val="24"/>
            <w:lang w:val="en-GB"/>
          </w:rPr>
          <w:delText>in</w:delText>
        </w:r>
      </w:del>
      <w:ins w:id="228" w:author="Tim Riffe" w:date="2018-07-04T15:14:00Z">
        <w:r>
          <w:rPr>
            <w:rFonts w:cs="Calibri"/>
            <w:sz w:val="24"/>
            <w:szCs w:val="24"/>
            <w:lang w:val="en-GB"/>
          </w:rPr>
          <w:t>among</w:t>
        </w:r>
      </w:ins>
      <w:r>
        <w:rPr>
          <w:rFonts w:cs="Calibri"/>
          <w:sz w:val="24"/>
          <w:szCs w:val="24"/>
          <w:lang w:val="en-GB"/>
        </w:rPr>
        <w:t xml:space="preserve"> Mexican adults.</w:t>
      </w:r>
      <w:r>
        <w:rPr>
          <w:rFonts w:cs="Calibri"/>
          <w:sz w:val="24"/>
          <w:szCs w:val="24"/>
          <w:vertAlign w:val="superscript"/>
          <w:lang w:val="en-GB"/>
        </w:rPr>
        <w:t>16</w:t>
      </w:r>
      <w:r>
        <w:rPr>
          <w:rFonts w:cs="Calibri"/>
          <w:sz w:val="24"/>
          <w:szCs w:val="24"/>
          <w:lang w:val="en-GB"/>
        </w:rPr>
        <w:t xml:space="preserve"> </w:t>
      </w:r>
      <w:del w:id="229" w:author="Tim Riffe" w:date="2018-07-04T15:15:00Z">
        <w:r>
          <w:rPr>
            <w:rFonts w:cs="Calibri"/>
            <w:sz w:val="24"/>
            <w:szCs w:val="24"/>
            <w:lang w:val="en-GB"/>
          </w:rPr>
          <w:delText>Likewise, w</w:delText>
        </w:r>
      </w:del>
      <w:ins w:id="230" w:author="Tim Riffe" w:date="2018-07-04T15:15:00Z">
        <w:r>
          <w:rPr>
            <w:rFonts w:cs="Calibri"/>
            <w:sz w:val="24"/>
            <w:szCs w:val="24"/>
            <w:lang w:val="en-GB"/>
          </w:rPr>
          <w:t>W</w:t>
        </w:r>
      </w:ins>
      <w:r>
        <w:rPr>
          <w:rFonts w:cs="Calibri"/>
          <w:sz w:val="24"/>
          <w:szCs w:val="24"/>
          <w:lang w:val="en-GB"/>
        </w:rPr>
        <w:t>e</w:t>
      </w:r>
      <w:ins w:id="231" w:author="Tim Riffe" w:date="2018-07-04T15:15:00Z">
        <w:r>
          <w:rPr>
            <w:rFonts w:cs="Calibri"/>
            <w:sz w:val="24"/>
            <w:szCs w:val="24"/>
            <w:lang w:val="en-GB"/>
          </w:rPr>
          <w:t xml:space="preserve"> also</w:t>
        </w:r>
      </w:ins>
      <w:r>
        <w:rPr>
          <w:rFonts w:cs="Calibri"/>
          <w:sz w:val="24"/>
          <w:szCs w:val="24"/>
          <w:lang w:val="en-GB"/>
        </w:rPr>
        <w:t xml:space="preserve"> separate homicide, suicide</w:t>
      </w:r>
      <w:ins w:id="232" w:author="Tim Riffe" w:date="2018-07-04T15:15:00Z">
        <w:r>
          <w:rPr>
            <w:rFonts w:cs="Calibri"/>
            <w:sz w:val="24"/>
            <w:szCs w:val="24"/>
            <w:lang w:val="en-GB"/>
          </w:rPr>
          <w:t>,</w:t>
        </w:r>
      </w:ins>
      <w:r>
        <w:rPr>
          <w:rFonts w:cs="Calibri"/>
          <w:sz w:val="24"/>
          <w:szCs w:val="24"/>
          <w:lang w:val="en-GB"/>
        </w:rPr>
        <w:t xml:space="preserve"> and road traffic accidents because they have emerged as leading causes of death among young people, and the first one recently had a </w:t>
      </w:r>
      <w:ins w:id="233" w:author="Tim Riffe" w:date="2018-07-04T10:04:00Z">
        <w:r>
          <w:rPr>
            <w:rFonts w:cs="Calibri"/>
            <w:sz w:val="24"/>
            <w:szCs w:val="24"/>
            <w:lang w:val="en-GB"/>
          </w:rPr>
          <w:t>sizable</w:t>
        </w:r>
      </w:ins>
      <w:del w:id="234" w:author="Tim Riffe" w:date="2018-07-04T10:04:00Z">
        <w:r>
          <w:rPr>
            <w:rFonts w:cs="Calibri"/>
            <w:sz w:val="24"/>
            <w:szCs w:val="24"/>
            <w:lang w:val="en-GB"/>
          </w:rPr>
          <w:delText>sizeable</w:delText>
        </w:r>
      </w:del>
      <w:r>
        <w:rPr>
          <w:rFonts w:cs="Calibri"/>
          <w:sz w:val="24"/>
          <w:szCs w:val="24"/>
          <w:lang w:val="en-GB"/>
        </w:rPr>
        <w:t xml:space="preserve"> impact on life expectancy in Mexico.</w:t>
      </w:r>
      <w:r>
        <w:rPr>
          <w:rFonts w:cs="Calibri"/>
          <w:sz w:val="24"/>
          <w:szCs w:val="24"/>
          <w:vertAlign w:val="superscript"/>
          <w:lang w:val="en-GB"/>
        </w:rPr>
        <w:t>14</w:t>
      </w:r>
      <w:r>
        <w:rPr>
          <w:rFonts w:cs="Calibri"/>
          <w:sz w:val="24"/>
          <w:szCs w:val="24"/>
          <w:lang w:val="en-GB"/>
        </w:rPr>
        <w:t xml:space="preserve"> </w:t>
      </w:r>
      <w:ins w:id="235" w:author="Tim Riffe" w:date="2018-07-04T15:16:00Z">
        <w:r>
          <w:rPr>
            <w:rFonts w:cs="Calibri"/>
            <w:sz w:val="24"/>
            <w:szCs w:val="24"/>
            <w:lang w:val="en-GB"/>
          </w:rPr>
          <w:t xml:space="preserve">We grouped </w:t>
        </w:r>
      </w:ins>
      <w:del w:id="236" w:author="Tim Riffe" w:date="2018-07-04T15:16:00Z">
        <w:r>
          <w:rPr>
            <w:rFonts w:cs="Calibri"/>
            <w:sz w:val="24"/>
            <w:szCs w:val="24"/>
            <w:lang w:val="en-GB"/>
          </w:rPr>
          <w:delText>R</w:delText>
        </w:r>
      </w:del>
      <w:ins w:id="237" w:author="Tim Riffe" w:date="2018-07-04T15:16:00Z">
        <w:r>
          <w:rPr>
            <w:rFonts w:cs="Calibri"/>
            <w:sz w:val="24"/>
            <w:szCs w:val="24"/>
            <w:lang w:val="en-GB"/>
          </w:rPr>
          <w:t>r</w:t>
        </w:r>
      </w:ins>
      <w:r>
        <w:rPr>
          <w:rFonts w:cs="Calibri"/>
          <w:sz w:val="24"/>
          <w:szCs w:val="24"/>
          <w:lang w:val="en-GB"/>
        </w:rPr>
        <w:t xml:space="preserve">emaining causes </w:t>
      </w:r>
      <w:del w:id="238" w:author="Tim Riffe" w:date="2018-07-04T15:16:00Z">
        <w:r>
          <w:rPr>
            <w:rFonts w:cs="Calibri"/>
            <w:sz w:val="24"/>
            <w:szCs w:val="24"/>
            <w:lang w:val="en-GB"/>
          </w:rPr>
          <w:delText xml:space="preserve">were grouped </w:delText>
        </w:r>
      </w:del>
      <w:r>
        <w:rPr>
          <w:rFonts w:cs="Calibri"/>
          <w:sz w:val="24"/>
          <w:szCs w:val="24"/>
          <w:lang w:val="en-GB"/>
        </w:rPr>
        <w:t>into a single category label</w:t>
      </w:r>
      <w:ins w:id="239" w:author="Tim Riffe" w:date="2018-07-04T12:07:00Z">
        <w:r>
          <w:rPr>
            <w:rFonts w:cs="Calibri"/>
            <w:sz w:val="24"/>
            <w:szCs w:val="24"/>
            <w:lang w:val="en-GB"/>
          </w:rPr>
          <w:t>l</w:t>
        </w:r>
      </w:ins>
      <w:r>
        <w:rPr>
          <w:rFonts w:cs="Calibri"/>
          <w:sz w:val="24"/>
          <w:szCs w:val="24"/>
          <w:lang w:val="en-GB"/>
        </w:rPr>
        <w:t xml:space="preserve">ed “Other causes”. </w:t>
      </w:r>
    </w:p>
    <w:p w14:paraId="2DEF7BB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768EE05"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Death data were originally classified according to the International Classification of Diseases (ICD), revision 9 for years 1990 to 1997 and revision 10 for 1998 to 2015 (see Additional file 1 Table 1 for details on ICD codes for each category). To check the validity of these cause-of-death codes in </w:t>
      </w:r>
      <w:r>
        <w:rPr>
          <w:rFonts w:cs="Calibri"/>
          <w:sz w:val="24"/>
          <w:szCs w:val="24"/>
          <w:lang w:val="en-GB"/>
        </w:rPr>
        <w:lastRenderedPageBreak/>
        <w:t>Mexico, we performed a sensitivity analysis and did not find major ruptures in mortality trends by AM classification (See Additional file 1, Figure 1).</w:t>
      </w:r>
    </w:p>
    <w:p w14:paraId="6F8022E9"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1C8307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Comorbidity in the old age population has increased in Mexico.</w:t>
      </w:r>
      <w:r>
        <w:rPr>
          <w:rFonts w:cs="Calibri"/>
          <w:sz w:val="24"/>
          <w:szCs w:val="24"/>
          <w:vertAlign w:val="superscript"/>
          <w:lang w:val="en-GB"/>
        </w:rPr>
        <w:t>25</w:t>
      </w:r>
      <w:r>
        <w:rPr>
          <w:rFonts w:cs="Calibri"/>
          <w:sz w:val="24"/>
          <w:szCs w:val="24"/>
          <w:lang w:val="en-GB"/>
        </w:rPr>
        <w:t xml:space="preserve"> As a result inaccuracies may arise in cause of death registration due to problems associated with medical diagnosis, and selection and coding of the </w:t>
      </w:r>
      <w:del w:id="240" w:author="Tim Riffe" w:date="2018-07-04T15:19:00Z">
        <w:r>
          <w:rPr>
            <w:rFonts w:cs="Calibri"/>
            <w:sz w:val="24"/>
            <w:szCs w:val="24"/>
            <w:lang w:val="en-GB"/>
          </w:rPr>
          <w:delText>main</w:delText>
        </w:r>
      </w:del>
      <w:ins w:id="241" w:author="Tim Riffe" w:date="2018-07-04T15:19:00Z">
        <w:r>
          <w:rPr>
            <w:rFonts w:cs="Calibri"/>
            <w:sz w:val="24"/>
            <w:szCs w:val="24"/>
            <w:lang w:val="en-GB"/>
          </w:rPr>
          <w:t>leading</w:t>
        </w:r>
      </w:ins>
      <w:r>
        <w:rPr>
          <w:rFonts w:cs="Calibri"/>
          <w:sz w:val="24"/>
          <w:szCs w:val="24"/>
          <w:lang w:val="en-GB"/>
        </w:rPr>
        <w:t xml:space="preserve"> cause of death. Although analyses in </w:t>
      </w:r>
      <w:del w:id="242" w:author="Tim Riffe" w:date="2018-07-04T15:19:00Z">
        <w:r>
          <w:rPr>
            <w:rFonts w:cs="Calibri"/>
            <w:sz w:val="24"/>
            <w:szCs w:val="24"/>
            <w:lang w:val="en-GB"/>
          </w:rPr>
          <w:delText>these</w:delText>
        </w:r>
      </w:del>
      <w:ins w:id="243" w:author="Tim Riffe" w:date="2018-07-04T15:19:00Z">
        <w:r>
          <w:rPr>
            <w:rFonts w:cs="Calibri"/>
            <w:sz w:val="24"/>
            <w:szCs w:val="24"/>
            <w:lang w:val="en-GB"/>
          </w:rPr>
          <w:t>older</w:t>
        </w:r>
      </w:ins>
      <w:r>
        <w:rPr>
          <w:rFonts w:cs="Calibri"/>
          <w:sz w:val="24"/>
          <w:szCs w:val="24"/>
          <w:lang w:val="en-GB"/>
        </w:rPr>
        <w:t xml:space="preserve"> ages should consider multiple causes of death to better represent old age mortality, </w:t>
      </w:r>
      <w:del w:id="244" w:author="Tim Riffe" w:date="2018-07-04T15:20:00Z">
        <w:r>
          <w:rPr>
            <w:rFonts w:cs="Calibri"/>
            <w:sz w:val="24"/>
            <w:szCs w:val="24"/>
            <w:lang w:val="en-GB"/>
          </w:rPr>
          <w:delText xml:space="preserve">it is out of the scope of this study since </w:delText>
        </w:r>
      </w:del>
      <w:r>
        <w:rPr>
          <w:rFonts w:cs="Calibri"/>
          <w:sz w:val="24"/>
          <w:szCs w:val="24"/>
          <w:lang w:val="en-GB"/>
        </w:rPr>
        <w:t xml:space="preserve">we focus on </w:t>
      </w:r>
      <w:ins w:id="245" w:author="Tim Riffe" w:date="2018-07-04T15:21:00Z">
        <w:r>
          <w:rPr>
            <w:rFonts w:cs="Calibri"/>
            <w:sz w:val="24"/>
            <w:szCs w:val="24"/>
            <w:lang w:val="en-GB"/>
          </w:rPr>
          <w:t xml:space="preserve">only </w:t>
        </w:r>
      </w:ins>
      <w:r>
        <w:rPr>
          <w:rFonts w:cs="Calibri"/>
          <w:sz w:val="24"/>
          <w:szCs w:val="24"/>
          <w:lang w:val="en-GB"/>
        </w:rPr>
        <w:t>the primary cause of death</w:t>
      </w:r>
      <w:ins w:id="246" w:author="Tim Riffe" w:date="2018-07-04T15:20:00Z">
        <w:r>
          <w:rPr>
            <w:rFonts w:cs="Calibri"/>
            <w:sz w:val="24"/>
            <w:szCs w:val="24"/>
            <w:lang w:val="en-GB"/>
          </w:rPr>
          <w:t xml:space="preserve"> </w:t>
        </w:r>
      </w:ins>
      <w:r>
        <w:rPr>
          <w:rFonts w:cs="Calibri"/>
          <w:sz w:val="24"/>
          <w:szCs w:val="24"/>
          <w:lang w:val="en-GB"/>
        </w:rPr>
        <w:t>. We truncate our analysis at age 85 to avoid misinterpreting results related to inaccurate cause</w:t>
      </w:r>
      <w:ins w:id="247" w:author="Tim Riffe" w:date="2018-07-04T15:22:00Z">
        <w:r>
          <w:rPr>
            <w:rFonts w:cs="Calibri"/>
            <w:sz w:val="24"/>
            <w:szCs w:val="24"/>
            <w:lang w:val="en-GB"/>
          </w:rPr>
          <w:t>-</w:t>
        </w:r>
      </w:ins>
      <w:del w:id="248" w:author="Tim Riffe" w:date="2018-07-04T15:22:00Z">
        <w:r>
          <w:rPr>
            <w:rFonts w:cs="Calibri"/>
            <w:sz w:val="24"/>
            <w:szCs w:val="24"/>
            <w:lang w:val="en-GB"/>
          </w:rPr>
          <w:delText xml:space="preserve"> </w:delText>
        </w:r>
      </w:del>
      <w:r>
        <w:rPr>
          <w:rFonts w:cs="Calibri"/>
          <w:sz w:val="24"/>
          <w:szCs w:val="24"/>
          <w:lang w:val="en-GB"/>
        </w:rPr>
        <w:t>of</w:t>
      </w:r>
      <w:ins w:id="249" w:author="Tim Riffe" w:date="2018-07-04T15:22:00Z">
        <w:r>
          <w:rPr>
            <w:rFonts w:cs="Calibri"/>
            <w:sz w:val="24"/>
            <w:szCs w:val="24"/>
            <w:lang w:val="en-GB"/>
          </w:rPr>
          <w:t>-</w:t>
        </w:r>
      </w:ins>
      <w:del w:id="250" w:author="Tim Riffe" w:date="2018-07-04T15:22:00Z">
        <w:r>
          <w:rPr>
            <w:rFonts w:cs="Calibri"/>
            <w:sz w:val="24"/>
            <w:szCs w:val="24"/>
            <w:lang w:val="en-GB"/>
          </w:rPr>
          <w:delText xml:space="preserve"> </w:delText>
        </w:r>
      </w:del>
      <w:r>
        <w:rPr>
          <w:rFonts w:cs="Calibri"/>
          <w:sz w:val="24"/>
          <w:szCs w:val="24"/>
          <w:lang w:val="en-GB"/>
        </w:rPr>
        <w:t>death coding practices.</w:t>
      </w:r>
    </w:p>
    <w:p w14:paraId="17F82DC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7002DD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CEC4E93"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Age groups</w:t>
      </w:r>
    </w:p>
    <w:p w14:paraId="208F4EB2" w14:textId="42EE8DC2"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vertAlign w:val="superscript"/>
          <w:lang w:val="en-GB"/>
        </w:rPr>
      </w:pPr>
      <w:r>
        <w:rPr>
          <w:rFonts w:cs="Calibri"/>
          <w:sz w:val="24"/>
          <w:szCs w:val="24"/>
          <w:lang w:val="en-GB"/>
        </w:rPr>
        <w:t xml:space="preserve">We calculate life expectancy in three large age groups to capture mortality differences </w:t>
      </w:r>
      <w:del w:id="251" w:author="Tim Riffe" w:date="2018-07-04T15:22:00Z">
        <w:r>
          <w:rPr>
            <w:rFonts w:cs="Calibri"/>
            <w:sz w:val="24"/>
            <w:szCs w:val="24"/>
            <w:lang w:val="en-GB"/>
          </w:rPr>
          <w:delText>along</w:delText>
        </w:r>
      </w:del>
      <w:ins w:id="252" w:author="Tim Riffe" w:date="2018-07-04T15:22:00Z">
        <w:r>
          <w:rPr>
            <w:rFonts w:cs="Calibri"/>
            <w:sz w:val="24"/>
            <w:szCs w:val="24"/>
            <w:lang w:val="en-GB"/>
          </w:rPr>
          <w:t>over</w:t>
        </w:r>
      </w:ins>
      <w:r>
        <w:rPr>
          <w:rFonts w:cs="Calibri"/>
          <w:sz w:val="24"/>
          <w:szCs w:val="24"/>
          <w:lang w:val="en-GB"/>
        </w:rPr>
        <w:t xml:space="preserve"> the life course. Life expectancy in each age group </w:t>
      </w:r>
      <w:del w:id="253" w:author="Tim Riffe" w:date="2018-07-04T15:22:00Z">
        <w:r>
          <w:rPr>
            <w:rFonts w:cs="Calibri"/>
            <w:sz w:val="24"/>
            <w:szCs w:val="24"/>
            <w:lang w:val="en-GB"/>
          </w:rPr>
          <w:delText xml:space="preserve">simply </w:delText>
        </w:r>
      </w:del>
      <w:r>
        <w:rPr>
          <w:rFonts w:cs="Calibri"/>
          <w:sz w:val="24"/>
          <w:szCs w:val="24"/>
          <w:lang w:val="en-GB"/>
        </w:rPr>
        <w:t>refers to the average years of life lived between two ages conditional on survival to the lower age bound. This measure is also known in demographic analysis as temporary life expectancy.</w:t>
      </w:r>
      <w:r>
        <w:rPr>
          <w:rFonts w:cs="Calibri"/>
          <w:sz w:val="24"/>
          <w:szCs w:val="24"/>
          <w:vertAlign w:val="superscript"/>
          <w:lang w:val="en-GB"/>
        </w:rPr>
        <w:t>26</w:t>
      </w:r>
      <w:r>
        <w:rPr>
          <w:rFonts w:cs="Calibri"/>
          <w:sz w:val="24"/>
          <w:szCs w:val="24"/>
          <w:lang w:val="en-GB"/>
        </w:rPr>
        <w:t xml:space="preserve"> The first </w:t>
      </w:r>
      <w:ins w:id="254" w:author="Tim Riffe" w:date="2018-07-04T15:23:00Z">
        <w:r>
          <w:rPr>
            <w:rFonts w:cs="Calibri"/>
            <w:sz w:val="24"/>
            <w:szCs w:val="24"/>
            <w:lang w:val="en-GB"/>
          </w:rPr>
          <w:t xml:space="preserve">of our </w:t>
        </w:r>
      </w:ins>
      <w:r>
        <w:rPr>
          <w:rFonts w:cs="Calibri"/>
          <w:sz w:val="24"/>
          <w:szCs w:val="24"/>
          <w:lang w:val="en-GB"/>
        </w:rPr>
        <w:t>age group</w:t>
      </w:r>
      <w:ins w:id="255" w:author="Tim Riffe" w:date="2018-07-04T15:23:00Z">
        <w:r>
          <w:rPr>
            <w:rFonts w:cs="Calibri"/>
            <w:sz w:val="24"/>
            <w:szCs w:val="24"/>
            <w:lang w:val="en-GB"/>
          </w:rPr>
          <w:t>s</w:t>
        </w:r>
      </w:ins>
      <w:del w:id="256" w:author="José Manuel Aburto" w:date="2018-07-04T19:49:00Z">
        <w:r w:rsidDel="00B61A4D">
          <w:rPr>
            <w:rFonts w:cs="Calibri"/>
            <w:sz w:val="24"/>
            <w:szCs w:val="24"/>
            <w:lang w:val="en-GB"/>
          </w:rPr>
          <w:delText xml:space="preserve"> refers</w:delText>
        </w:r>
      </w:del>
      <w:r>
        <w:rPr>
          <w:rFonts w:cs="Calibri"/>
          <w:sz w:val="24"/>
          <w:szCs w:val="24"/>
          <w:lang w:val="en-GB"/>
        </w:rPr>
        <w:t xml:space="preserve"> </w:t>
      </w:r>
      <w:del w:id="257" w:author="Tim Riffe" w:date="2018-07-04T15:23:00Z">
        <w:r>
          <w:rPr>
            <w:rFonts w:cs="Calibri"/>
            <w:sz w:val="24"/>
            <w:szCs w:val="24"/>
            <w:lang w:val="en-GB"/>
          </w:rPr>
          <w:delText>to people</w:delText>
        </w:r>
      </w:del>
      <w:ins w:id="258" w:author="Tim Riffe" w:date="2018-07-04T15:23:00Z">
        <w:r>
          <w:rPr>
            <w:rFonts w:cs="Calibri"/>
            <w:sz w:val="24"/>
            <w:szCs w:val="24"/>
            <w:lang w:val="en-GB"/>
          </w:rPr>
          <w:t>contains infants and children</w:t>
        </w:r>
      </w:ins>
      <w:r>
        <w:rPr>
          <w:rFonts w:cs="Calibri"/>
          <w:sz w:val="24"/>
          <w:szCs w:val="24"/>
          <w:lang w:val="en-GB"/>
        </w:rPr>
        <w:t xml:space="preserve"> aged 0-14. This group is likely to represent improvements in causes amenable to medical service (e.g. infectious diseases and conditions of </w:t>
      </w:r>
      <w:ins w:id="259" w:author="Tim Riffe" w:date="2018-07-04T15:24:00Z">
        <w:r>
          <w:rPr>
            <w:rFonts w:cs="Calibri"/>
            <w:sz w:val="24"/>
            <w:szCs w:val="24"/>
            <w:lang w:val="en-GB"/>
          </w:rPr>
          <w:t xml:space="preserve">the </w:t>
        </w:r>
      </w:ins>
      <w:r>
        <w:rPr>
          <w:rFonts w:cs="Calibri"/>
          <w:sz w:val="24"/>
          <w:szCs w:val="24"/>
          <w:lang w:val="en-GB"/>
        </w:rPr>
        <w:t>perinatal period).</w:t>
      </w:r>
      <w:r>
        <w:rPr>
          <w:rFonts w:cs="Calibri"/>
          <w:sz w:val="24"/>
          <w:szCs w:val="24"/>
          <w:vertAlign w:val="superscript"/>
          <w:lang w:val="en-GB"/>
        </w:rPr>
        <w:t>3</w:t>
      </w:r>
      <w:r>
        <w:rPr>
          <w:rFonts w:cs="Calibri"/>
          <w:sz w:val="24"/>
          <w:szCs w:val="24"/>
          <w:lang w:val="en-GB"/>
        </w:rPr>
        <w:t xml:space="preserve"> The second group, aged 15-49, is used to capture the effect of homicide mortality and external causes historically related to the young-adult mortality hump, as well as maternal mortality for women.</w:t>
      </w:r>
      <w:r>
        <w:rPr>
          <w:rFonts w:cs="Calibri"/>
          <w:sz w:val="24"/>
          <w:szCs w:val="24"/>
          <w:vertAlign w:val="superscript"/>
          <w:lang w:val="en-GB"/>
        </w:rPr>
        <w:t>27</w:t>
      </w:r>
      <w:r>
        <w:rPr>
          <w:rFonts w:cs="Calibri"/>
          <w:sz w:val="24"/>
          <w:szCs w:val="24"/>
          <w:lang w:val="en-GB"/>
        </w:rPr>
        <w:t xml:space="preserve"> This age group had an important impact on changes in state life expectancy in the first decade of the 2000s.</w:t>
      </w:r>
      <w:r>
        <w:rPr>
          <w:rFonts w:cs="Calibri"/>
          <w:sz w:val="24"/>
          <w:szCs w:val="24"/>
          <w:vertAlign w:val="superscript"/>
          <w:lang w:val="en-GB"/>
        </w:rPr>
        <w:t>14</w:t>
      </w:r>
      <w:r>
        <w:rPr>
          <w:rFonts w:cs="Calibri"/>
          <w:sz w:val="24"/>
          <w:szCs w:val="24"/>
          <w:lang w:val="en-GB"/>
        </w:rPr>
        <w:t xml:space="preserve"> The third group covers older adults aged 50-84</w:t>
      </w:r>
      <w:del w:id="260" w:author="José Manuel Aburto" w:date="2018-07-04T19:51:00Z">
        <w:r w:rsidDel="00500886">
          <w:rPr>
            <w:rFonts w:cs="Calibri"/>
            <w:sz w:val="24"/>
            <w:szCs w:val="24"/>
            <w:lang w:val="en-GB"/>
          </w:rPr>
          <w:delText xml:space="preserve">; </w:delText>
        </w:r>
      </w:del>
      <w:ins w:id="261" w:author="José Manuel Aburto" w:date="2018-07-04T19:51:00Z">
        <w:r w:rsidR="00500886">
          <w:rPr>
            <w:rFonts w:cs="Calibri"/>
            <w:sz w:val="24"/>
            <w:szCs w:val="24"/>
            <w:lang w:val="en-GB"/>
          </w:rPr>
          <w:t>.</w:t>
        </w:r>
      </w:ins>
      <w:del w:id="262" w:author="José Manuel Aburto" w:date="2018-07-04T19:51:00Z">
        <w:r w:rsidDel="00721022">
          <w:rPr>
            <w:rFonts w:cs="Calibri"/>
            <w:sz w:val="24"/>
            <w:szCs w:val="24"/>
            <w:lang w:val="en-GB"/>
          </w:rPr>
          <w:delText>with similar life expectancy (ages 40-84) used for international cancer comparisons.</w:delText>
        </w:r>
      </w:del>
      <w:commentRangeStart w:id="263"/>
      <w:r>
        <w:rPr>
          <w:rFonts w:cs="Calibri"/>
          <w:sz w:val="24"/>
          <w:szCs w:val="24"/>
          <w:vertAlign w:val="superscript"/>
          <w:lang w:val="en-GB"/>
        </w:rPr>
        <w:t>28</w:t>
      </w:r>
      <w:commentRangeEnd w:id="263"/>
      <w:r w:rsidR="00500886">
        <w:rPr>
          <w:rStyle w:val="CommentReference"/>
        </w:rPr>
        <w:commentReference w:id="263"/>
      </w:r>
      <w:r>
        <w:rPr>
          <w:rFonts w:cs="Calibri"/>
          <w:sz w:val="24"/>
          <w:szCs w:val="24"/>
          <w:lang w:val="en-GB"/>
        </w:rPr>
        <w:t xml:space="preserve"> Older adults are likely to represent a vulnerable group due to </w:t>
      </w:r>
      <w:del w:id="264" w:author="Tim Riffe" w:date="2018-07-04T15:44:00Z">
        <w:r>
          <w:rPr>
            <w:rFonts w:cs="Calibri"/>
            <w:sz w:val="24"/>
            <w:szCs w:val="24"/>
            <w:lang w:val="en-GB"/>
          </w:rPr>
          <w:delText>deterioration</w:delText>
        </w:r>
      </w:del>
      <w:ins w:id="265" w:author="Tim Riffe" w:date="2018-07-04T15:44:00Z">
        <w:r>
          <w:rPr>
            <w:rFonts w:cs="Calibri"/>
            <w:sz w:val="24"/>
            <w:szCs w:val="24"/>
            <w:lang w:val="en-GB"/>
          </w:rPr>
          <w:t>increases</w:t>
        </w:r>
      </w:ins>
      <w:r>
        <w:rPr>
          <w:rFonts w:cs="Calibri"/>
          <w:sz w:val="24"/>
          <w:szCs w:val="24"/>
          <w:lang w:val="en-GB"/>
        </w:rPr>
        <w:t xml:space="preserve"> in non-communicable diseases and injury-related mortality in recent years.</w:t>
      </w:r>
      <w:r>
        <w:rPr>
          <w:rFonts w:cs="Calibri"/>
          <w:sz w:val="24"/>
          <w:szCs w:val="24"/>
          <w:vertAlign w:val="superscript"/>
          <w:lang w:val="en-GB"/>
        </w:rPr>
        <w:t>16 29</w:t>
      </w:r>
    </w:p>
    <w:p w14:paraId="34CACEB8"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3692A54"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Low mortality benchmark</w:t>
      </w:r>
    </w:p>
    <w:p w14:paraId="5489CF47"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Our low-mortality benchmark is calculated on the basis of the lowest observed mortality rates over all states by age, year, cause, and sex. </w:t>
      </w:r>
      <w:del w:id="266" w:author="Tim Riffe" w:date="2018-07-04T15:47:00Z">
        <w:r>
          <w:rPr>
            <w:rFonts w:cs="Calibri"/>
            <w:sz w:val="24"/>
            <w:szCs w:val="24"/>
            <w:lang w:val="en-GB"/>
          </w:rPr>
          <w:delText xml:space="preserve">Subsequently, life expectancies are calculated with these rates. </w:delText>
        </w:r>
      </w:del>
      <w:ins w:id="267" w:author="Tim Riffe" w:date="2018-07-04T15:47:00Z">
        <w:r>
          <w:rPr>
            <w:rFonts w:cs="Calibri"/>
            <w:sz w:val="24"/>
            <w:szCs w:val="24"/>
            <w:lang w:val="en-GB"/>
          </w:rPr>
          <w:t xml:space="preserve">The resulting minimum mortality rate schedule has a unique age profile, and it determines our benchmark temporary life expectancy, which we calculate for our three age groups. </w:t>
        </w:r>
      </w:ins>
      <w:ins w:id="268" w:author="Tim Riffe" w:date="2018-07-04T15:46:00Z">
        <w:r>
          <w:rPr>
            <w:rFonts w:cs="Calibri"/>
            <w:sz w:val="24"/>
            <w:szCs w:val="24"/>
            <w:lang w:val="en-GB"/>
          </w:rPr>
          <w:t xml:space="preserve">This benchmark is a practical reference because it is based neither on a projection of improvements into the future nor on an arbitrary and likely dissimilar population. </w:t>
        </w:r>
      </w:ins>
      <w:del w:id="269" w:author="Tim Riffe" w:date="2018-07-04T15:48:00Z">
        <w:r>
          <w:rPr>
            <w:rFonts w:cs="Calibri"/>
            <w:sz w:val="24"/>
            <w:szCs w:val="24"/>
            <w:lang w:val="en-GB"/>
          </w:rPr>
          <w:delText xml:space="preserve">This represents the highest potentially achievable life expectancy from the aggregated low mortality profiles. </w:delText>
        </w:r>
      </w:del>
      <w:del w:id="270" w:author="Tim Riffe" w:date="2018-07-04T15:46:00Z">
        <w:r>
          <w:rPr>
            <w:rFonts w:cs="Calibri"/>
            <w:sz w:val="24"/>
            <w:szCs w:val="24"/>
            <w:lang w:val="en-GB"/>
          </w:rPr>
          <w:delText xml:space="preserve">This benchmark is a practical reference because it is based neither on a projection of improvements into the future nor on an arbitrary and likely dissimilar population. </w:delText>
        </w:r>
      </w:del>
      <w:r>
        <w:rPr>
          <w:rFonts w:cs="Calibri"/>
          <w:sz w:val="24"/>
          <w:szCs w:val="24"/>
          <w:lang w:val="en-GB"/>
        </w:rPr>
        <w:t xml:space="preserve"> </w:t>
      </w:r>
      <w:del w:id="271" w:author="Tim Riffe" w:date="2018-07-04T15:47:00Z">
        <w:r>
          <w:rPr>
            <w:rFonts w:cs="Calibri"/>
            <w:sz w:val="24"/>
            <w:szCs w:val="24"/>
            <w:lang w:val="en-GB"/>
          </w:rPr>
          <w:delText xml:space="preserve">The resulting minimum mortality rate schedule has a unique age profile, and it determines our benchmark temporary life expectancy. </w:delText>
        </w:r>
      </w:del>
      <w:r>
        <w:rPr>
          <w:rFonts w:cs="Calibri"/>
          <w:sz w:val="24"/>
          <w:szCs w:val="24"/>
          <w:lang w:val="en-GB"/>
        </w:rPr>
        <w:t>It can be treated as the best presently achievable mortality assuming perfect diffusion of the best available practices and technologies in Mexico.</w:t>
      </w:r>
      <w:r>
        <w:rPr>
          <w:rFonts w:cs="Calibri"/>
          <w:sz w:val="24"/>
          <w:szCs w:val="24"/>
          <w:vertAlign w:val="superscript"/>
          <w:lang w:val="en-GB"/>
        </w:rPr>
        <w:t>19</w:t>
      </w:r>
      <w:r>
        <w:rPr>
          <w:rFonts w:cs="Calibri"/>
          <w:sz w:val="24"/>
          <w:szCs w:val="24"/>
          <w:lang w:val="en-GB"/>
        </w:rPr>
        <w:t xml:space="preserve"> </w:t>
      </w:r>
    </w:p>
    <w:p w14:paraId="45E1ACD0"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DAF6F1E"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Methods</w:t>
      </w:r>
    </w:p>
    <w:p w14:paraId="4E46BDA5"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Cause-specific death rates </w:t>
      </w:r>
      <w:del w:id="272" w:author="Tim Riffe" w:date="2018-07-04T15:50:00Z">
        <w:r>
          <w:rPr>
            <w:rFonts w:cs="Calibri"/>
            <w:sz w:val="24"/>
            <w:szCs w:val="24"/>
            <w:lang w:val="en-GB"/>
          </w:rPr>
          <w:delText xml:space="preserve">are the basis of </w:delText>
        </w:r>
      </w:del>
      <w:ins w:id="273" w:author="Tim Riffe" w:date="2018-07-04T15:50:00Z">
        <w:r>
          <w:rPr>
            <w:rFonts w:cs="Calibri"/>
            <w:sz w:val="24"/>
            <w:szCs w:val="24"/>
            <w:lang w:val="en-GB"/>
          </w:rPr>
          <w:t xml:space="preserve">underly </w:t>
        </w:r>
      </w:ins>
      <w:r>
        <w:rPr>
          <w:rFonts w:cs="Calibri"/>
          <w:sz w:val="24"/>
          <w:szCs w:val="24"/>
          <w:lang w:val="en-GB"/>
        </w:rPr>
        <w:t xml:space="preserve">all </w:t>
      </w:r>
      <w:del w:id="274" w:author="Tim Riffe" w:date="2018-07-04T15:49:00Z">
        <w:r>
          <w:rPr>
            <w:rFonts w:cs="Calibri"/>
            <w:sz w:val="24"/>
            <w:szCs w:val="24"/>
            <w:lang w:val="en-GB"/>
          </w:rPr>
          <w:delText>calculations</w:delText>
        </w:r>
      </w:del>
      <w:ins w:id="275" w:author="Tim Riffe" w:date="2018-07-04T15:49:00Z">
        <w:r>
          <w:rPr>
            <w:rFonts w:cs="Calibri"/>
            <w:sz w:val="24"/>
            <w:szCs w:val="24"/>
            <w:lang w:val="en-GB"/>
          </w:rPr>
          <w:t xml:space="preserve">indices </w:t>
        </w:r>
      </w:ins>
      <w:ins w:id="276" w:author="Tim Riffe" w:date="2018-07-04T15:50:00Z">
        <w:r>
          <w:rPr>
            <w:rFonts w:cs="Calibri"/>
            <w:sz w:val="24"/>
            <w:szCs w:val="24"/>
            <w:lang w:val="en-GB"/>
          </w:rPr>
          <w:t>reported</w:t>
        </w:r>
      </w:ins>
      <w:r>
        <w:rPr>
          <w:rFonts w:cs="Calibri"/>
          <w:sz w:val="24"/>
          <w:szCs w:val="24"/>
          <w:lang w:val="en-GB"/>
        </w:rPr>
        <w:t xml:space="preserve"> in this work. To mitigate </w:t>
      </w:r>
      <w:ins w:id="277" w:author="Tim Riffe" w:date="2018-07-04T15:50:00Z">
        <w:r>
          <w:rPr>
            <w:rFonts w:cs="Calibri"/>
            <w:sz w:val="24"/>
            <w:szCs w:val="24"/>
            <w:lang w:val="en-GB"/>
          </w:rPr>
          <w:t xml:space="preserve">the impact of </w:t>
        </w:r>
      </w:ins>
      <w:r>
        <w:rPr>
          <w:rFonts w:cs="Calibri"/>
          <w:sz w:val="24"/>
          <w:szCs w:val="24"/>
          <w:lang w:val="en-GB"/>
        </w:rPr>
        <w:t xml:space="preserve">random variations over time and </w:t>
      </w:r>
      <w:ins w:id="278" w:author="Tim Riffe" w:date="2018-07-04T15:50:00Z">
        <w:r>
          <w:rPr>
            <w:rFonts w:cs="Calibri"/>
            <w:sz w:val="24"/>
            <w:szCs w:val="24"/>
            <w:lang w:val="en-GB"/>
          </w:rPr>
          <w:t xml:space="preserve">to </w:t>
        </w:r>
      </w:ins>
      <w:r>
        <w:rPr>
          <w:rFonts w:cs="Calibri"/>
          <w:sz w:val="24"/>
          <w:szCs w:val="24"/>
          <w:lang w:val="en-GB"/>
        </w:rPr>
        <w:t xml:space="preserve">correct for age-heaping, </w:t>
      </w:r>
      <w:ins w:id="279" w:author="Tim Riffe" w:date="2018-07-04T15:50:00Z">
        <w:r>
          <w:rPr>
            <w:rFonts w:cs="Calibri"/>
            <w:sz w:val="24"/>
            <w:szCs w:val="24"/>
            <w:lang w:val="en-GB"/>
          </w:rPr>
          <w:t xml:space="preserve">we adjust </w:t>
        </w:r>
      </w:ins>
      <w:r>
        <w:rPr>
          <w:rFonts w:cs="Calibri"/>
          <w:sz w:val="24"/>
          <w:szCs w:val="24"/>
          <w:lang w:val="en-GB"/>
        </w:rPr>
        <w:t xml:space="preserve">these rates </w:t>
      </w:r>
      <w:del w:id="280" w:author="Tim Riffe" w:date="2018-07-04T15:50:00Z">
        <w:r>
          <w:rPr>
            <w:rFonts w:cs="Calibri"/>
            <w:sz w:val="24"/>
            <w:szCs w:val="24"/>
            <w:lang w:val="en-GB"/>
          </w:rPr>
          <w:delText xml:space="preserve">are adjusted </w:delText>
        </w:r>
      </w:del>
      <w:r>
        <w:rPr>
          <w:rFonts w:cs="Calibri"/>
          <w:sz w:val="24"/>
          <w:szCs w:val="24"/>
          <w:lang w:val="en-GB"/>
        </w:rPr>
        <w:t xml:space="preserve">in two steps. First, we smooth cause-specific death </w:t>
      </w:r>
      <w:del w:id="281" w:author="Tim Riffe" w:date="2018-07-04T15:51:00Z">
        <w:r>
          <w:rPr>
            <w:rFonts w:cs="Calibri"/>
            <w:sz w:val="24"/>
            <w:szCs w:val="24"/>
            <w:lang w:val="en-GB"/>
          </w:rPr>
          <w:delText>counts</w:delText>
        </w:r>
      </w:del>
      <w:ins w:id="282" w:author="Tim Riffe" w:date="2018-07-04T15:51:00Z">
        <w:r>
          <w:rPr>
            <w:rFonts w:cs="Calibri"/>
            <w:sz w:val="24"/>
            <w:szCs w:val="24"/>
            <w:lang w:val="en-GB"/>
          </w:rPr>
          <w:t>rates</w:t>
        </w:r>
      </w:ins>
      <w:r>
        <w:rPr>
          <w:rFonts w:cs="Calibri"/>
          <w:sz w:val="24"/>
          <w:szCs w:val="24"/>
          <w:lang w:val="en-GB"/>
        </w:rPr>
        <w:t xml:space="preserve"> over age </w:t>
      </w:r>
      <w:r>
        <w:rPr>
          <w:rFonts w:cs="Calibri"/>
          <w:sz w:val="24"/>
          <w:szCs w:val="24"/>
          <w:lang w:val="en-GB"/>
        </w:rPr>
        <w:lastRenderedPageBreak/>
        <w:t>and time for each state and sex separately using a 2-d p-spline.</w:t>
      </w:r>
      <w:r>
        <w:rPr>
          <w:rFonts w:cs="Calibri"/>
          <w:sz w:val="24"/>
          <w:szCs w:val="24"/>
          <w:vertAlign w:val="superscript"/>
          <w:lang w:val="en-GB"/>
        </w:rPr>
        <w:t>30</w:t>
      </w:r>
      <w:r>
        <w:rPr>
          <w:rFonts w:cs="Calibri"/>
          <w:sz w:val="24"/>
          <w:szCs w:val="24"/>
          <w:lang w:val="en-GB"/>
        </w:rPr>
        <w:t xml:space="preserve"> Second, we rescale the smoothed cause-specific death rates to sum to the raw all-cause death rates for each sex and state. Period life tables up to age 84 for males and females from 1990 to 2015 and their benchmarks were calculated following standard demographic methods (for life table construction see Chapter 2 of reference 32).</w:t>
      </w:r>
      <w:r>
        <w:rPr>
          <w:rFonts w:cs="Calibri"/>
          <w:sz w:val="24"/>
          <w:szCs w:val="24"/>
          <w:vertAlign w:val="superscript"/>
          <w:lang w:val="en-GB"/>
        </w:rPr>
        <w:t>31 32</w:t>
      </w:r>
      <w:r>
        <w:rPr>
          <w:rFonts w:cs="Calibri"/>
          <w:sz w:val="24"/>
          <w:szCs w:val="24"/>
          <w:lang w:val="en-GB"/>
        </w:rPr>
        <w:t xml:space="preserve"> </w:t>
      </w:r>
      <w:ins w:id="283" w:author="Tim Riffe" w:date="2018-07-04T15:54:00Z">
        <w:r>
          <w:rPr>
            <w:rFonts w:cs="Calibri"/>
            <w:sz w:val="24"/>
            <w:szCs w:val="24"/>
            <w:lang w:val="en-GB"/>
          </w:rPr>
          <w:t xml:space="preserve">We calculated </w:t>
        </w:r>
      </w:ins>
      <w:del w:id="284" w:author="Tim Riffe" w:date="2018-07-04T15:54:00Z">
        <w:r>
          <w:rPr>
            <w:rFonts w:cs="Calibri"/>
            <w:sz w:val="24"/>
            <w:szCs w:val="24"/>
            <w:lang w:val="en-GB"/>
          </w:rPr>
          <w:delText>T</w:delText>
        </w:r>
      </w:del>
      <w:ins w:id="285" w:author="Tim Riffe" w:date="2018-07-04T15:54:00Z">
        <w:r>
          <w:rPr>
            <w:rFonts w:cs="Calibri"/>
            <w:sz w:val="24"/>
            <w:szCs w:val="24"/>
            <w:lang w:val="en-GB"/>
          </w:rPr>
          <w:t>t</w:t>
        </w:r>
      </w:ins>
      <w:r>
        <w:rPr>
          <w:rFonts w:cs="Calibri"/>
          <w:sz w:val="24"/>
          <w:szCs w:val="24"/>
          <w:lang w:val="en-GB"/>
        </w:rPr>
        <w:t xml:space="preserve">emporary life expectancies </w:t>
      </w:r>
      <w:del w:id="286" w:author="Tim Riffe" w:date="2018-07-04T15:54:00Z">
        <w:r>
          <w:rPr>
            <w:rFonts w:cs="Calibri"/>
            <w:sz w:val="24"/>
            <w:szCs w:val="24"/>
            <w:lang w:val="en-GB"/>
          </w:rPr>
          <w:delText xml:space="preserve">were calculated </w:delText>
        </w:r>
      </w:del>
      <w:r>
        <w:rPr>
          <w:rFonts w:cs="Calibri"/>
          <w:sz w:val="24"/>
          <w:szCs w:val="24"/>
          <w:vertAlign w:val="superscript"/>
          <w:lang w:val="en-GB"/>
        </w:rPr>
        <w:t>26</w:t>
      </w:r>
      <w:r>
        <w:rPr>
          <w:rFonts w:cs="Calibri"/>
          <w:sz w:val="24"/>
          <w:szCs w:val="24"/>
          <w:lang w:val="en-GB"/>
        </w:rPr>
        <w:t xml:space="preserve">(see Additional file 1 for a technical overview and 95% CIs) and </w:t>
      </w:r>
      <w:ins w:id="287" w:author="Tim Riffe" w:date="2018-07-04T15:55:00Z">
        <w:r>
          <w:rPr>
            <w:rFonts w:cs="Calibri"/>
            <w:sz w:val="24"/>
            <w:szCs w:val="24"/>
            <w:lang w:val="en-GB"/>
          </w:rPr>
          <w:t xml:space="preserve"> estimated</w:t>
        </w:r>
      </w:ins>
      <w:r>
        <w:rPr>
          <w:rFonts w:cs="Calibri"/>
          <w:sz w:val="24"/>
          <w:szCs w:val="24"/>
          <w:lang w:val="en-GB"/>
        </w:rPr>
        <w:t xml:space="preserve"> cause-specific contributions to the difference between each state and the low mortality benchmark </w:t>
      </w:r>
      <w:del w:id="288" w:author="Tim Riffe" w:date="2018-07-04T15:55:00Z">
        <w:r>
          <w:rPr>
            <w:rFonts w:cs="Calibri"/>
            <w:sz w:val="24"/>
            <w:szCs w:val="24"/>
            <w:lang w:val="en-GB"/>
          </w:rPr>
          <w:delText xml:space="preserve">were estimated </w:delText>
        </w:r>
      </w:del>
      <w:r>
        <w:rPr>
          <w:rFonts w:cs="Calibri"/>
          <w:sz w:val="24"/>
          <w:szCs w:val="24"/>
          <w:lang w:val="en-GB"/>
        </w:rPr>
        <w:t xml:space="preserve">using </w:t>
      </w:r>
      <w:ins w:id="289" w:author="Tim Riffe" w:date="2018-07-04T15:55:00Z">
        <w:r>
          <w:rPr>
            <w:rFonts w:cs="Calibri"/>
            <w:sz w:val="24"/>
            <w:szCs w:val="24"/>
            <w:lang w:val="en-GB"/>
          </w:rPr>
          <w:t xml:space="preserve">a </w:t>
        </w:r>
      </w:ins>
      <w:r>
        <w:rPr>
          <w:rFonts w:cs="Calibri"/>
          <w:sz w:val="24"/>
          <w:szCs w:val="24"/>
          <w:lang w:val="en-GB"/>
        </w:rPr>
        <w:t>standard decomposition technique</w:t>
      </w:r>
      <w:del w:id="290" w:author="Tim Riffe" w:date="2018-07-04T15:55:00Z">
        <w:r>
          <w:rPr>
            <w:rFonts w:cs="Calibri"/>
            <w:sz w:val="24"/>
            <w:szCs w:val="24"/>
            <w:lang w:val="en-GB"/>
          </w:rPr>
          <w:delText>s</w:delText>
        </w:r>
      </w:del>
      <w:r>
        <w:rPr>
          <w:rFonts w:cs="Calibri"/>
          <w:sz w:val="24"/>
          <w:szCs w:val="24"/>
          <w:lang w:val="en-GB"/>
        </w:rPr>
        <w:t>.</w:t>
      </w:r>
      <w:r>
        <w:rPr>
          <w:rFonts w:cs="Calibri"/>
          <w:sz w:val="24"/>
          <w:szCs w:val="24"/>
          <w:vertAlign w:val="superscript"/>
          <w:lang w:val="en-GB"/>
        </w:rPr>
        <w:t>33</w:t>
      </w:r>
      <w:r>
        <w:rPr>
          <w:rFonts w:cs="Calibri"/>
          <w:sz w:val="24"/>
          <w:szCs w:val="24"/>
          <w:lang w:val="en-GB"/>
        </w:rPr>
        <w:t xml:space="preserve"> The decomposition method used in this analysis is based on a model of demographic functions that change gradually over time.</w:t>
      </w:r>
      <w:r>
        <w:rPr>
          <w:rFonts w:cs="Calibri"/>
          <w:sz w:val="24"/>
          <w:szCs w:val="24"/>
          <w:vertAlign w:val="superscript"/>
          <w:lang w:val="en-GB"/>
        </w:rPr>
        <w:t>33</w:t>
      </w:r>
      <w:r>
        <w:rPr>
          <w:rFonts w:cs="Calibri"/>
          <w:sz w:val="24"/>
          <w:szCs w:val="24"/>
          <w:lang w:val="en-GB"/>
        </w:rPr>
        <w:t xml:space="preserve"> It is a stepwise-based demographic method and has been successfully used to decompose age and cause-specific effects on life expectancy.</w:t>
      </w:r>
      <w:r>
        <w:rPr>
          <w:rFonts w:cs="Calibri"/>
          <w:sz w:val="24"/>
          <w:szCs w:val="24"/>
          <w:vertAlign w:val="superscript"/>
          <w:lang w:val="en-GB"/>
        </w:rPr>
        <w:t>34</w:t>
      </w:r>
      <w:r>
        <w:rPr>
          <w:rFonts w:cs="Calibri"/>
          <w:sz w:val="24"/>
          <w:szCs w:val="24"/>
          <w:lang w:val="en-GB"/>
        </w:rPr>
        <w:t xml:space="preserve"> We provide a short description in the Supplemental Material</w:t>
      </w:r>
      <w:ins w:id="291" w:author="Tim Riffe" w:date="2018-07-04T15:53:00Z">
        <w:r>
          <w:rPr>
            <w:rFonts w:cs="Calibri"/>
            <w:sz w:val="24"/>
            <w:szCs w:val="24"/>
            <w:lang w:val="en-GB"/>
          </w:rPr>
          <w:t>,</w:t>
        </w:r>
      </w:ins>
      <w:r>
        <w:rPr>
          <w:rFonts w:cs="Calibri"/>
          <w:sz w:val="24"/>
          <w:szCs w:val="24"/>
          <w:lang w:val="en-GB"/>
        </w:rPr>
        <w:t xml:space="preserve"> and the results are fully reproducible from the R-code provided in the Data Sharing statement. Finally,</w:t>
      </w:r>
      <w:ins w:id="292" w:author="Tim Riffe" w:date="2018-07-04T15:53:00Z">
        <w:r>
          <w:rPr>
            <w:rFonts w:cs="Calibri"/>
            <w:sz w:val="24"/>
            <w:szCs w:val="24"/>
            <w:lang w:val="en-GB"/>
          </w:rPr>
          <w:t xml:space="preserve"> to measure the level of disparity between states over time,</w:t>
        </w:r>
      </w:ins>
      <w:r>
        <w:rPr>
          <w:rFonts w:cs="Calibri"/>
          <w:sz w:val="24"/>
          <w:szCs w:val="24"/>
          <w:lang w:val="en-GB"/>
        </w:rPr>
        <w:t xml:space="preserve"> </w:t>
      </w:r>
      <w:ins w:id="293" w:author="Tim Riffe" w:date="2018-07-04T15:53:00Z">
        <w:r>
          <w:rPr>
            <w:rFonts w:cs="Calibri"/>
            <w:sz w:val="24"/>
            <w:szCs w:val="24"/>
            <w:lang w:val="en-GB"/>
          </w:rPr>
          <w:t xml:space="preserve">we calculated </w:t>
        </w:r>
      </w:ins>
      <w:r>
        <w:rPr>
          <w:rFonts w:cs="Calibri"/>
          <w:sz w:val="24"/>
          <w:szCs w:val="24"/>
          <w:lang w:val="en-GB"/>
        </w:rPr>
        <w:t xml:space="preserve">the coefficient of variation of the gap between temporary life expectancy </w:t>
      </w:r>
      <w:del w:id="294" w:author="Tim Riffe" w:date="2018-07-04T15:54:00Z">
        <w:r>
          <w:rPr>
            <w:rFonts w:cs="Calibri"/>
            <w:sz w:val="24"/>
            <w:szCs w:val="24"/>
            <w:lang w:val="en-GB"/>
          </w:rPr>
          <w:delText>in each age group</w:delText>
        </w:r>
      </w:del>
      <w:r>
        <w:rPr>
          <w:rFonts w:cs="Calibri"/>
          <w:sz w:val="24"/>
          <w:szCs w:val="24"/>
          <w:lang w:val="en-GB"/>
        </w:rPr>
        <w:t xml:space="preserve"> </w:t>
      </w:r>
      <w:del w:id="295" w:author="Tim Riffe" w:date="2018-07-04T15:54:00Z">
        <w:r>
          <w:rPr>
            <w:rFonts w:cs="Calibri"/>
            <w:sz w:val="24"/>
            <w:szCs w:val="24"/>
            <w:lang w:val="en-GB"/>
          </w:rPr>
          <w:delText>with</w:delText>
        </w:r>
      </w:del>
      <w:ins w:id="296" w:author="Tim Riffe" w:date="2018-07-04T15:54:00Z">
        <w:r>
          <w:rPr>
            <w:rFonts w:cs="Calibri"/>
            <w:sz w:val="24"/>
            <w:szCs w:val="24"/>
            <w:lang w:val="en-GB"/>
          </w:rPr>
          <w:t>and</w:t>
        </w:r>
      </w:ins>
      <w:r>
        <w:rPr>
          <w:rFonts w:cs="Calibri"/>
          <w:sz w:val="24"/>
          <w:szCs w:val="24"/>
          <w:lang w:val="en-GB"/>
        </w:rPr>
        <w:t xml:space="preserve"> the low mortality benchmark </w:t>
      </w:r>
      <w:ins w:id="297" w:author="Tim Riffe" w:date="2018-07-04T15:54:00Z">
        <w:r>
          <w:rPr>
            <w:rFonts w:cs="Calibri"/>
            <w:sz w:val="24"/>
            <w:szCs w:val="24"/>
            <w:lang w:val="en-GB"/>
          </w:rPr>
          <w:t xml:space="preserve">in each age group </w:t>
        </w:r>
      </w:ins>
      <w:del w:id="298" w:author="Tim Riffe" w:date="2018-07-04T15:53:00Z">
        <w:r>
          <w:rPr>
            <w:rFonts w:cs="Calibri"/>
            <w:sz w:val="24"/>
            <w:szCs w:val="24"/>
            <w:lang w:val="en-GB"/>
          </w:rPr>
          <w:delText>was calculated</w:delText>
        </w:r>
      </w:del>
      <w:r>
        <w:rPr>
          <w:rFonts w:cs="Calibri"/>
          <w:sz w:val="24"/>
          <w:szCs w:val="24"/>
          <w:lang w:val="en-GB"/>
        </w:rPr>
        <w:t xml:space="preserve"> </w:t>
      </w:r>
      <w:del w:id="299" w:author="Tim Riffe" w:date="2018-07-04T15:53:00Z">
        <w:r>
          <w:rPr>
            <w:rFonts w:cs="Calibri"/>
            <w:sz w:val="24"/>
            <w:szCs w:val="24"/>
            <w:lang w:val="en-GB"/>
          </w:rPr>
          <w:delText>to measure the level of disparity between states over time</w:delText>
        </w:r>
      </w:del>
      <w:r>
        <w:rPr>
          <w:rFonts w:cs="Calibri"/>
          <w:sz w:val="24"/>
          <w:szCs w:val="24"/>
          <w:lang w:val="en-GB"/>
        </w:rPr>
        <w:t xml:space="preserve">. This indicator is </w:t>
      </w:r>
      <w:del w:id="300" w:author="Tim Riffe" w:date="2018-07-04T16:41:00Z">
        <w:r>
          <w:rPr>
            <w:rFonts w:cs="Calibri"/>
            <w:sz w:val="24"/>
            <w:szCs w:val="24"/>
            <w:lang w:val="en-GB"/>
          </w:rPr>
          <w:delText xml:space="preserve">relative and </w:delText>
        </w:r>
      </w:del>
      <w:ins w:id="301" w:author="Tim Riffe" w:date="2018-07-04T16:01:00Z">
        <w:r>
          <w:rPr>
            <w:rFonts w:cs="Calibri"/>
            <w:sz w:val="24"/>
            <w:szCs w:val="24"/>
            <w:lang w:val="en-GB"/>
          </w:rPr>
          <w:t xml:space="preserve">is comparable over </w:t>
        </w:r>
      </w:ins>
      <w:ins w:id="302" w:author="Tim Riffe" w:date="2018-07-04T16:40:00Z">
        <w:r>
          <w:rPr>
            <w:rFonts w:cs="Calibri"/>
            <w:sz w:val="24"/>
            <w:szCs w:val="24"/>
            <w:lang w:val="en-GB"/>
          </w:rPr>
          <w:t xml:space="preserve">time and over age groups of different width. </w:t>
        </w:r>
      </w:ins>
      <w:del w:id="303" w:author="Tim Riffe" w:date="2018-07-04T16:40:00Z">
        <w:r>
          <w:rPr>
            <w:rFonts w:cs="Calibri"/>
            <w:sz w:val="24"/>
            <w:szCs w:val="24"/>
            <w:lang w:val="en-GB"/>
          </w:rPr>
          <w:delText xml:space="preserve">has the property that even if temporary life expectancy refers to different age-ranges, </w:delText>
        </w:r>
      </w:del>
      <w:del w:id="304" w:author="Tim Riffe" w:date="2018-07-04T10:05:00Z">
        <w:r>
          <w:rPr>
            <w:rFonts w:cs="Calibri"/>
            <w:sz w:val="24"/>
            <w:szCs w:val="24"/>
            <w:lang w:val="en-GB"/>
          </w:rPr>
          <w:delText>i.e. 0-14,15-49, and 50-84, the values are still comparable over age-groups and time.</w:delText>
        </w:r>
      </w:del>
      <w:r>
        <w:rPr>
          <w:rFonts w:cs="Calibri"/>
          <w:sz w:val="24"/>
          <w:szCs w:val="24"/>
          <w:lang w:val="en-GB"/>
        </w:rPr>
        <w:t xml:space="preserve">  </w:t>
      </w:r>
      <w:del w:id="305" w:author="Tim Riffe" w:date="2018-07-04T16:39:00Z">
        <w:r>
          <w:rPr>
            <w:rFonts w:cs="Calibri"/>
            <w:sz w:val="24"/>
            <w:szCs w:val="24"/>
            <w:lang w:val="en-GB"/>
          </w:rPr>
          <w:delText>In addition, w</w:delText>
        </w:r>
      </w:del>
      <w:ins w:id="306" w:author="Tim Riffe" w:date="2018-07-04T16:39:00Z">
        <w:r>
          <w:rPr>
            <w:rFonts w:cs="Calibri"/>
            <w:sz w:val="24"/>
            <w:szCs w:val="24"/>
            <w:lang w:val="en-GB"/>
          </w:rPr>
          <w:t>W</w:t>
        </w:r>
      </w:ins>
      <w:r>
        <w:rPr>
          <w:rFonts w:cs="Calibri"/>
          <w:sz w:val="24"/>
          <w:szCs w:val="24"/>
          <w:lang w:val="en-GB"/>
        </w:rPr>
        <w:t>e</w:t>
      </w:r>
      <w:ins w:id="307" w:author="Tim Riffe" w:date="2018-07-04T16:41:00Z">
        <w:r>
          <w:rPr>
            <w:rFonts w:cs="Calibri"/>
            <w:sz w:val="24"/>
            <w:szCs w:val="24"/>
            <w:lang w:val="en-GB"/>
          </w:rPr>
          <w:t xml:space="preserve"> also</w:t>
        </w:r>
      </w:ins>
      <w:r>
        <w:rPr>
          <w:rFonts w:cs="Calibri"/>
          <w:sz w:val="24"/>
          <w:szCs w:val="24"/>
          <w:lang w:val="en-GB"/>
        </w:rPr>
        <w:t xml:space="preserve"> performed two-way ANOVA and post hoc tests to analy</w:t>
      </w:r>
      <w:del w:id="308" w:author="Tim Riffe" w:date="2018-07-04T11:47:00Z">
        <w:r>
          <w:rPr>
            <w:rFonts w:cs="Calibri"/>
            <w:sz w:val="24"/>
            <w:szCs w:val="24"/>
            <w:lang w:val="en-GB"/>
          </w:rPr>
          <w:delText>z</w:delText>
        </w:r>
      </w:del>
      <w:ins w:id="309" w:author="Tim Riffe" w:date="2018-07-04T11:47:00Z">
        <w:r>
          <w:rPr>
            <w:rFonts w:cs="Calibri"/>
            <w:sz w:val="24"/>
            <w:szCs w:val="24"/>
            <w:lang w:val="en-GB"/>
          </w:rPr>
          <w:t>s</w:t>
        </w:r>
      </w:ins>
      <w:r>
        <w:rPr>
          <w:rFonts w:cs="Calibri"/>
          <w:sz w:val="24"/>
          <w:szCs w:val="24"/>
          <w:lang w:val="en-GB"/>
        </w:rPr>
        <w:t xml:space="preserve">e disparities in temporary life expectancy between </w:t>
      </w:r>
      <w:ins w:id="310" w:author="Tim Riffe" w:date="2018-07-04T16:41:00Z">
        <w:r>
          <w:rPr>
            <w:rFonts w:cs="Calibri"/>
            <w:sz w:val="24"/>
            <w:szCs w:val="24"/>
            <w:lang w:val="en-GB"/>
          </w:rPr>
          <w:t xml:space="preserve">Mexican </w:t>
        </w:r>
      </w:ins>
      <w:r>
        <w:rPr>
          <w:rFonts w:cs="Calibri"/>
          <w:sz w:val="24"/>
          <w:szCs w:val="24"/>
          <w:lang w:val="en-GB"/>
        </w:rPr>
        <w:t>states and age groups</w:t>
      </w:r>
      <w:del w:id="311" w:author="Tim Riffe" w:date="2018-07-04T16:41:00Z">
        <w:r>
          <w:rPr>
            <w:rFonts w:cs="Calibri"/>
            <w:sz w:val="24"/>
            <w:szCs w:val="24"/>
            <w:lang w:val="en-GB"/>
          </w:rPr>
          <w:delText xml:space="preserve"> in Mexico</w:delText>
        </w:r>
      </w:del>
      <w:r>
        <w:rPr>
          <w:rFonts w:cs="Calibri"/>
          <w:sz w:val="24"/>
          <w:szCs w:val="24"/>
          <w:lang w:val="en-GB"/>
        </w:rPr>
        <w:t xml:space="preserve">. </w:t>
      </w:r>
    </w:p>
    <w:p w14:paraId="0AE64494"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p>
    <w:p w14:paraId="3EE188E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b/>
          <w:sz w:val="24"/>
          <w:szCs w:val="24"/>
          <w:lang w:val="en-GB"/>
        </w:rPr>
      </w:pPr>
      <w:r>
        <w:rPr>
          <w:rFonts w:cs="Calibri"/>
          <w:b/>
          <w:sz w:val="24"/>
          <w:szCs w:val="24"/>
          <w:lang w:val="en-GB"/>
        </w:rPr>
        <w:t>Patient involvement</w:t>
      </w:r>
    </w:p>
    <w:p w14:paraId="6D4CF288"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p>
    <w:p w14:paraId="3C01409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r>
        <w:rPr>
          <w:rFonts w:cs="Calibri"/>
          <w:sz w:val="24"/>
          <w:szCs w:val="24"/>
          <w:lang w:val="en-GB"/>
        </w:rPr>
        <w:t xml:space="preserve">No patients were involved in setting the research question, outcome measures, </w:t>
      </w:r>
      <w:ins w:id="312" w:author="Tim Riffe" w:date="2018-07-04T16:42:00Z">
        <w:r>
          <w:rPr>
            <w:rFonts w:cs="Calibri"/>
            <w:sz w:val="24"/>
            <w:szCs w:val="24"/>
            <w:lang w:val="en-GB"/>
          </w:rPr>
          <w:t xml:space="preserve">or </w:t>
        </w:r>
      </w:ins>
      <w:r>
        <w:rPr>
          <w:rFonts w:cs="Calibri"/>
          <w:sz w:val="24"/>
          <w:szCs w:val="24"/>
          <w:lang w:val="en-GB"/>
        </w:rPr>
        <w:t>design of the study. No patients were asked to advise on the interpretation of the results</w:t>
      </w:r>
      <w:ins w:id="313" w:author="Tim Riffe" w:date="2018-07-04T16:42:00Z">
        <w:r>
          <w:rPr>
            <w:rFonts w:cs="Calibri"/>
            <w:sz w:val="24"/>
            <w:szCs w:val="24"/>
            <w:lang w:val="en-GB"/>
          </w:rPr>
          <w:t>,</w:t>
        </w:r>
      </w:ins>
      <w:r>
        <w:rPr>
          <w:rFonts w:cs="Calibri"/>
          <w:sz w:val="24"/>
          <w:szCs w:val="24"/>
          <w:lang w:val="en-GB"/>
        </w:rPr>
        <w:t xml:space="preserve"> and there are no plans </w:t>
      </w:r>
      <w:del w:id="314" w:author="Tim Riffe" w:date="2018-07-04T16:42:00Z">
        <w:r>
          <w:rPr>
            <w:rFonts w:cs="Calibri"/>
            <w:sz w:val="24"/>
            <w:szCs w:val="24"/>
            <w:lang w:val="en-GB"/>
          </w:rPr>
          <w:delText>on</w:delText>
        </w:r>
      </w:del>
      <w:ins w:id="315" w:author="Tim Riffe" w:date="2018-07-04T16:42:00Z">
        <w:r>
          <w:rPr>
            <w:rFonts w:cs="Calibri"/>
            <w:sz w:val="24"/>
            <w:szCs w:val="24"/>
            <w:lang w:val="en-GB"/>
          </w:rPr>
          <w:t>to</w:t>
        </w:r>
      </w:ins>
      <w:r>
        <w:rPr>
          <w:rFonts w:cs="Calibri"/>
          <w:sz w:val="24"/>
          <w:szCs w:val="24"/>
          <w:lang w:val="en-GB"/>
        </w:rPr>
        <w:t xml:space="preserve"> disseminat</w:t>
      </w:r>
      <w:del w:id="316" w:author="Tim Riffe" w:date="2018-07-04T16:42:00Z">
        <w:r>
          <w:rPr>
            <w:rFonts w:cs="Calibri"/>
            <w:sz w:val="24"/>
            <w:szCs w:val="24"/>
            <w:lang w:val="en-GB"/>
          </w:rPr>
          <w:delText>in</w:delText>
        </w:r>
      </w:del>
      <w:ins w:id="317" w:author="Tim Riffe" w:date="2018-07-04T16:42:00Z">
        <w:r>
          <w:rPr>
            <w:rFonts w:cs="Calibri"/>
            <w:sz w:val="24"/>
            <w:szCs w:val="24"/>
            <w:lang w:val="en-GB"/>
          </w:rPr>
          <w:t>e</w:t>
        </w:r>
      </w:ins>
      <w:del w:id="318" w:author="Tim Riffe" w:date="2018-07-04T16:42:00Z">
        <w:r>
          <w:rPr>
            <w:rFonts w:cs="Calibri"/>
            <w:sz w:val="24"/>
            <w:szCs w:val="24"/>
            <w:lang w:val="en-GB"/>
          </w:rPr>
          <w:delText>g</w:delText>
        </w:r>
      </w:del>
      <w:r>
        <w:rPr>
          <w:rFonts w:cs="Calibri"/>
          <w:sz w:val="24"/>
          <w:szCs w:val="24"/>
          <w:lang w:val="en-GB"/>
        </w:rPr>
        <w:t xml:space="preserve"> the results of this research to study participants or </w:t>
      </w:r>
      <w:del w:id="319" w:author="Tim Riffe" w:date="2018-07-04T16:42:00Z">
        <w:r>
          <w:rPr>
            <w:rFonts w:cs="Calibri"/>
            <w:sz w:val="24"/>
            <w:szCs w:val="24"/>
            <w:lang w:val="en-GB"/>
          </w:rPr>
          <w:delText xml:space="preserve">the relevant </w:delText>
        </w:r>
      </w:del>
      <w:r>
        <w:rPr>
          <w:rFonts w:cs="Calibri"/>
          <w:sz w:val="24"/>
          <w:szCs w:val="24"/>
          <w:lang w:val="en-GB"/>
        </w:rPr>
        <w:t>patient communit</w:t>
      </w:r>
      <w:ins w:id="320" w:author="Tim Riffe" w:date="2018-07-04T16:42:00Z">
        <w:r>
          <w:rPr>
            <w:rFonts w:cs="Calibri"/>
            <w:sz w:val="24"/>
            <w:szCs w:val="24"/>
            <w:lang w:val="en-GB"/>
          </w:rPr>
          <w:t>ies</w:t>
        </w:r>
      </w:ins>
      <w:del w:id="321" w:author="Tim Riffe" w:date="2018-07-04T16:42:00Z">
        <w:r>
          <w:rPr>
            <w:rFonts w:cs="Calibri"/>
            <w:sz w:val="24"/>
            <w:szCs w:val="24"/>
            <w:lang w:val="en-GB"/>
          </w:rPr>
          <w:delText>y</w:delText>
        </w:r>
      </w:del>
      <w:r>
        <w:rPr>
          <w:rFonts w:cs="Calibri"/>
          <w:sz w:val="24"/>
          <w:szCs w:val="24"/>
          <w:lang w:val="en-GB"/>
        </w:rPr>
        <w:t>.</w:t>
      </w:r>
    </w:p>
    <w:p w14:paraId="1717E45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p>
    <w:p w14:paraId="0AA0486F"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p>
    <w:p w14:paraId="420787D7"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b/>
          <w:sz w:val="24"/>
          <w:szCs w:val="24"/>
          <w:lang w:val="en-GB"/>
        </w:rPr>
      </w:pPr>
      <w:r>
        <w:rPr>
          <w:rFonts w:cs="Calibri"/>
          <w:b/>
          <w:sz w:val="24"/>
          <w:szCs w:val="24"/>
          <w:lang w:val="en-GB"/>
        </w:rPr>
        <w:t>Results</w:t>
      </w:r>
    </w:p>
    <w:p w14:paraId="35F321D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B65192E"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Trends in life expectancy for Mexican states by age</w:t>
      </w:r>
      <w:ins w:id="322" w:author="Tim Riffe" w:date="2018-07-04T16:43:00Z">
        <w:r>
          <w:rPr>
            <w:rFonts w:cs="Calibri"/>
            <w:i/>
            <w:sz w:val="24"/>
            <w:szCs w:val="24"/>
            <w:lang w:val="en-GB"/>
          </w:rPr>
          <w:t xml:space="preserve"> </w:t>
        </w:r>
      </w:ins>
      <w:del w:id="323" w:author="Tim Riffe" w:date="2018-07-04T16:43:00Z">
        <w:r>
          <w:rPr>
            <w:rFonts w:cs="Calibri"/>
            <w:i/>
            <w:sz w:val="24"/>
            <w:szCs w:val="24"/>
            <w:lang w:val="en-GB"/>
          </w:rPr>
          <w:delText>-</w:delText>
        </w:r>
      </w:del>
      <w:r>
        <w:rPr>
          <w:rFonts w:cs="Calibri"/>
          <w:i/>
          <w:sz w:val="24"/>
          <w:szCs w:val="24"/>
          <w:lang w:val="en-GB"/>
        </w:rPr>
        <w:t>groups</w:t>
      </w:r>
    </w:p>
    <w:p w14:paraId="0083D3C7"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Figure 1 presents </w:t>
      </w:r>
      <w:del w:id="324" w:author="Tim Riffe" w:date="2018-07-04T16:44:00Z">
        <w:r>
          <w:rPr>
            <w:rFonts w:cs="Calibri"/>
            <w:sz w:val="24"/>
            <w:szCs w:val="24"/>
            <w:lang w:val="en-GB"/>
          </w:rPr>
          <w:delText xml:space="preserve">the </w:delText>
        </w:r>
      </w:del>
      <w:r>
        <w:rPr>
          <w:rFonts w:cs="Calibri"/>
          <w:sz w:val="24"/>
          <w:szCs w:val="24"/>
          <w:lang w:val="en-GB"/>
        </w:rPr>
        <w:t>temporary life expectanc</w:t>
      </w:r>
      <w:ins w:id="325" w:author="Tim Riffe" w:date="2018-07-04T16:44:00Z">
        <w:r>
          <w:rPr>
            <w:rFonts w:cs="Calibri"/>
            <w:sz w:val="24"/>
            <w:szCs w:val="24"/>
            <w:lang w:val="en-GB"/>
          </w:rPr>
          <w:t>y</w:t>
        </w:r>
      </w:ins>
      <w:del w:id="326" w:author="Tim Riffe" w:date="2018-07-04T16:44:00Z">
        <w:r>
          <w:rPr>
            <w:rFonts w:cs="Calibri"/>
            <w:sz w:val="24"/>
            <w:szCs w:val="24"/>
            <w:lang w:val="en-GB"/>
          </w:rPr>
          <w:delText>ies</w:delText>
        </w:r>
      </w:del>
      <w:r>
        <w:rPr>
          <w:rFonts w:cs="Calibri"/>
          <w:sz w:val="24"/>
          <w:szCs w:val="24"/>
          <w:lang w:val="en-GB"/>
        </w:rPr>
        <w:t xml:space="preserve"> by state for </w:t>
      </w:r>
      <w:del w:id="327" w:author="Tim Riffe" w:date="2018-07-04T16:47:00Z">
        <w:r>
          <w:rPr>
            <w:rFonts w:cs="Calibri"/>
            <w:sz w:val="24"/>
            <w:szCs w:val="24"/>
            <w:lang w:val="en-GB"/>
          </w:rPr>
          <w:delText>three large age groups: the youngest</w:delText>
        </w:r>
      </w:del>
      <w:ins w:id="328" w:author="Tim Riffe" w:date="2018-07-04T16:47:00Z">
        <w:r>
          <w:rPr>
            <w:rFonts w:cs="Calibri"/>
            <w:sz w:val="24"/>
            <w:szCs w:val="24"/>
            <w:lang w:val="en-GB"/>
          </w:rPr>
          <w:t>infants and children</w:t>
        </w:r>
      </w:ins>
      <w:r>
        <w:rPr>
          <w:rFonts w:cs="Calibri"/>
          <w:sz w:val="24"/>
          <w:szCs w:val="24"/>
          <w:lang w:val="en-GB"/>
        </w:rPr>
        <w:t xml:space="preserve"> (ages 0-14), young adults (15-49)</w:t>
      </w:r>
      <w:ins w:id="329" w:author="Tim Riffe" w:date="2018-07-04T16:47:00Z">
        <w:r>
          <w:rPr>
            <w:rFonts w:cs="Calibri"/>
            <w:sz w:val="24"/>
            <w:szCs w:val="24"/>
            <w:lang w:val="en-GB"/>
          </w:rPr>
          <w:t>,</w:t>
        </w:r>
      </w:ins>
      <w:r>
        <w:rPr>
          <w:rFonts w:cs="Calibri"/>
          <w:sz w:val="24"/>
          <w:szCs w:val="24"/>
          <w:lang w:val="en-GB"/>
        </w:rPr>
        <w:t xml:space="preserve"> and older adults (50-84)</w:t>
      </w:r>
      <w:del w:id="330" w:author="Tim Riffe" w:date="2018-07-04T16:47:00Z">
        <w:r>
          <w:rPr>
            <w:rFonts w:cs="Calibri"/>
            <w:sz w:val="24"/>
            <w:szCs w:val="24"/>
            <w:lang w:val="en-GB"/>
          </w:rPr>
          <w:delText>,</w:delText>
        </w:r>
      </w:del>
      <w:r>
        <w:rPr>
          <w:rFonts w:cs="Calibri"/>
          <w:sz w:val="24"/>
          <w:szCs w:val="24"/>
          <w:lang w:val="en-GB"/>
        </w:rPr>
        <w:t xml:space="preserve"> over the period 1990-2015. Grey lines </w:t>
      </w:r>
      <w:ins w:id="331" w:author="Tim Riffe" w:date="2018-07-04T16:48:00Z">
        <w:r>
          <w:rPr>
            <w:rFonts w:cs="Calibri"/>
            <w:sz w:val="24"/>
            <w:szCs w:val="24"/>
            <w:lang w:val="en-GB"/>
          </w:rPr>
          <w:t xml:space="preserve">in this figure </w:t>
        </w:r>
      </w:ins>
      <w:r>
        <w:rPr>
          <w:rFonts w:cs="Calibri"/>
          <w:sz w:val="24"/>
          <w:szCs w:val="24"/>
          <w:lang w:val="en-GB"/>
        </w:rPr>
        <w:t>refer to each of the 32 states</w:t>
      </w:r>
      <w:ins w:id="332" w:author="Tim Riffe" w:date="2018-07-04T16:49:00Z">
        <w:r>
          <w:rPr>
            <w:rFonts w:cs="Calibri"/>
            <w:sz w:val="24"/>
            <w:szCs w:val="24"/>
            <w:lang w:val="en-GB"/>
          </w:rPr>
          <w:t>,</w:t>
        </w:r>
      </w:ins>
      <w:del w:id="333" w:author="Tim Riffe" w:date="2018-07-04T16:48:00Z">
        <w:r>
          <w:rPr>
            <w:rFonts w:cs="Calibri"/>
            <w:sz w:val="24"/>
            <w:szCs w:val="24"/>
            <w:lang w:val="en-GB"/>
          </w:rPr>
          <w:delText>; the</w:delText>
        </w:r>
      </w:del>
      <w:r>
        <w:rPr>
          <w:rFonts w:cs="Calibri"/>
          <w:sz w:val="24"/>
          <w:szCs w:val="24"/>
          <w:lang w:val="en-GB"/>
        </w:rPr>
        <w:t xml:space="preserve"> black lines represent the </w:t>
      </w:r>
      <w:ins w:id="334" w:author="Tim Riffe" w:date="2018-07-04T16:43:00Z">
        <w:r>
          <w:rPr>
            <w:rFonts w:cs="Calibri"/>
            <w:sz w:val="24"/>
            <w:szCs w:val="24"/>
            <w:lang w:val="en-GB"/>
          </w:rPr>
          <w:t xml:space="preserve">state </w:t>
        </w:r>
      </w:ins>
      <w:r>
        <w:rPr>
          <w:rFonts w:cs="Calibri"/>
          <w:sz w:val="24"/>
          <w:szCs w:val="24"/>
          <w:lang w:val="en-GB"/>
        </w:rPr>
        <w:t>average</w:t>
      </w:r>
      <w:del w:id="335" w:author="Tim Riffe" w:date="2018-07-04T16:43:00Z">
        <w:r>
          <w:rPr>
            <w:rFonts w:cs="Calibri"/>
            <w:sz w:val="24"/>
            <w:szCs w:val="24"/>
            <w:lang w:val="en-GB"/>
          </w:rPr>
          <w:delText xml:space="preserve"> over states</w:delText>
        </w:r>
      </w:del>
      <w:ins w:id="336" w:author="Tim Riffe" w:date="2018-07-04T16:48:00Z">
        <w:r>
          <w:rPr>
            <w:rFonts w:cs="Calibri"/>
            <w:sz w:val="24"/>
            <w:szCs w:val="24"/>
            <w:lang w:val="en-GB"/>
          </w:rPr>
          <w:t>,</w:t>
        </w:r>
      </w:ins>
      <w:del w:id="337" w:author="Tim Riffe" w:date="2018-07-04T16:48:00Z">
        <w:r>
          <w:rPr>
            <w:rFonts w:cs="Calibri"/>
            <w:sz w:val="24"/>
            <w:szCs w:val="24"/>
            <w:lang w:val="en-GB"/>
          </w:rPr>
          <w:delText>;</w:delText>
        </w:r>
      </w:del>
      <w:r>
        <w:rPr>
          <w:rFonts w:cs="Calibri"/>
          <w:sz w:val="24"/>
          <w:szCs w:val="24"/>
          <w:lang w:val="en-GB"/>
        </w:rPr>
        <w:t xml:space="preserve"> and </w:t>
      </w:r>
      <w:del w:id="338" w:author="Tim Riffe" w:date="2018-07-04T16:49:00Z">
        <w:r>
          <w:rPr>
            <w:rFonts w:cs="Calibri"/>
            <w:sz w:val="24"/>
            <w:szCs w:val="24"/>
            <w:lang w:val="en-GB"/>
          </w:rPr>
          <w:delText xml:space="preserve">the </w:delText>
        </w:r>
      </w:del>
      <w:r>
        <w:rPr>
          <w:rFonts w:cs="Calibri"/>
          <w:sz w:val="24"/>
          <w:szCs w:val="24"/>
          <w:lang w:val="en-GB"/>
        </w:rPr>
        <w:t>blue lines represent the low mortality benchmark. The black line at the top of each panel indicates the maximum livable years in each age group: 15 for the youngest</w:t>
      </w:r>
      <w:ins w:id="339" w:author="Tim Riffe" w:date="2018-07-04T16:49:00Z">
        <w:r>
          <w:rPr>
            <w:rFonts w:cs="Calibri"/>
            <w:sz w:val="24"/>
            <w:szCs w:val="24"/>
            <w:lang w:val="en-GB"/>
          </w:rPr>
          <w:t xml:space="preserve"> group</w:t>
        </w:r>
      </w:ins>
      <w:r>
        <w:rPr>
          <w:rFonts w:cs="Calibri"/>
          <w:sz w:val="24"/>
          <w:szCs w:val="24"/>
          <w:lang w:val="en-GB"/>
        </w:rPr>
        <w:t xml:space="preserve">, and 35 for young and older adults conditional on surviving to ages 15 and 50, respectively. Any gap between a state line and the blue line represents potential </w:t>
      </w:r>
      <w:del w:id="340" w:author="Tim Riffe" w:date="2018-07-04T16:57:00Z">
        <w:r>
          <w:rPr>
            <w:rFonts w:cs="Calibri"/>
            <w:sz w:val="24"/>
            <w:szCs w:val="24"/>
            <w:lang w:val="en-GB"/>
          </w:rPr>
          <w:delText>additional</w:delText>
        </w:r>
      </w:del>
      <w:ins w:id="341" w:author="Tim Riffe" w:date="2018-07-04T16:57:00Z">
        <w:r>
          <w:rPr>
            <w:rFonts w:cs="Calibri"/>
            <w:sz w:val="24"/>
            <w:szCs w:val="24"/>
            <w:lang w:val="en-GB"/>
          </w:rPr>
          <w:t>life expectancy gains</w:t>
        </w:r>
      </w:ins>
      <w:del w:id="342" w:author="Tim Riffe" w:date="2018-07-04T16:57:00Z">
        <w:r>
          <w:rPr>
            <w:rFonts w:cs="Calibri"/>
            <w:sz w:val="24"/>
            <w:szCs w:val="24"/>
            <w:lang w:val="en-GB"/>
          </w:rPr>
          <w:delText xml:space="preserve"> years of life</w:delText>
        </w:r>
      </w:del>
      <w:r>
        <w:rPr>
          <w:rFonts w:cs="Calibri"/>
          <w:sz w:val="24"/>
          <w:szCs w:val="24"/>
          <w:lang w:val="en-GB"/>
        </w:rPr>
        <w:t xml:space="preserve"> if mortality were to </w:t>
      </w:r>
      <w:del w:id="343" w:author="Tim Riffe" w:date="2018-07-04T16:57:00Z">
        <w:r>
          <w:rPr>
            <w:rFonts w:cs="Calibri"/>
            <w:sz w:val="24"/>
            <w:szCs w:val="24"/>
            <w:lang w:val="en-GB"/>
          </w:rPr>
          <w:delText>achieve</w:delText>
        </w:r>
      </w:del>
      <w:ins w:id="344" w:author="Tim Riffe" w:date="2018-07-04T16:57:00Z">
        <w:r>
          <w:rPr>
            <w:rFonts w:cs="Calibri"/>
            <w:sz w:val="24"/>
            <w:szCs w:val="24"/>
            <w:lang w:val="en-GB"/>
          </w:rPr>
          <w:t>drop to</w:t>
        </w:r>
      </w:ins>
      <w:r>
        <w:rPr>
          <w:rFonts w:cs="Calibri"/>
          <w:sz w:val="24"/>
          <w:szCs w:val="24"/>
          <w:lang w:val="en-GB"/>
        </w:rPr>
        <w:t xml:space="preserve"> the low mortality benchmark.</w:t>
      </w:r>
    </w:p>
    <w:p w14:paraId="5C60398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28AFD40"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All states show improvements in the youngest age group since 1990, approaching the low mortality benchmark, which itself is very close to maximum survival below age 15. This was </w:t>
      </w:r>
      <w:r>
        <w:rPr>
          <w:rFonts w:cs="Calibri"/>
          <w:sz w:val="24"/>
          <w:szCs w:val="24"/>
          <w:lang w:val="en-GB"/>
        </w:rPr>
        <w:lastRenderedPageBreak/>
        <w:t>observed even in the southern states such as Puebla, Chiapas</w:t>
      </w:r>
      <w:ins w:id="345" w:author="Tim Riffe" w:date="2018-07-04T16:58:00Z">
        <w:r>
          <w:rPr>
            <w:rFonts w:cs="Calibri"/>
            <w:sz w:val="24"/>
            <w:szCs w:val="24"/>
            <w:lang w:val="en-GB"/>
          </w:rPr>
          <w:t>,</w:t>
        </w:r>
      </w:ins>
      <w:r>
        <w:rPr>
          <w:rFonts w:cs="Calibri"/>
          <w:sz w:val="24"/>
          <w:szCs w:val="24"/>
          <w:lang w:val="en-GB"/>
        </w:rPr>
        <w:t xml:space="preserve"> and Tabasco</w:t>
      </w:r>
      <w:ins w:id="346" w:author="Tim Riffe" w:date="2018-07-04T16:58:00Z">
        <w:r>
          <w:rPr>
            <w:rFonts w:cs="Calibri"/>
            <w:sz w:val="24"/>
            <w:szCs w:val="24"/>
            <w:lang w:val="en-GB"/>
          </w:rPr>
          <w:t>,</w:t>
        </w:r>
      </w:ins>
      <w:r>
        <w:rPr>
          <w:rFonts w:cs="Calibri"/>
          <w:sz w:val="24"/>
          <w:szCs w:val="24"/>
          <w:lang w:val="en-GB"/>
        </w:rPr>
        <w:t xml:space="preserve"> which have lagged in reducing mortality </w:t>
      </w:r>
      <w:del w:id="347" w:author="Tim Riffe" w:date="2018-07-04T16:58:00Z">
        <w:r>
          <w:rPr>
            <w:rFonts w:cs="Calibri"/>
            <w:sz w:val="24"/>
            <w:szCs w:val="24"/>
            <w:lang w:val="en-GB"/>
          </w:rPr>
          <w:delText>at these ages</w:delText>
        </w:r>
      </w:del>
      <w:ins w:id="348" w:author="Tim Riffe" w:date="2018-07-04T16:58:00Z">
        <w:r>
          <w:rPr>
            <w:rFonts w:cs="Calibri"/>
            <w:sz w:val="24"/>
            <w:szCs w:val="24"/>
            <w:lang w:val="en-GB"/>
          </w:rPr>
          <w:t>in this age group</w:t>
        </w:r>
      </w:ins>
      <w:r>
        <w:rPr>
          <w:rFonts w:cs="Calibri"/>
          <w:sz w:val="24"/>
          <w:szCs w:val="24"/>
          <w:lang w:val="en-GB"/>
        </w:rPr>
        <w:t xml:space="preserve"> throughout the entire period. </w:t>
      </w:r>
    </w:p>
    <w:p w14:paraId="5922816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BCC1222"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ins w:id="349" w:author="Tim Riffe" w:date="2018-07-04T17:00:00Z">
        <w:r>
          <w:rPr>
            <w:rFonts w:cs="Calibri"/>
            <w:sz w:val="24"/>
            <w:szCs w:val="24"/>
            <w:lang w:val="en-GB"/>
          </w:rPr>
          <w:t xml:space="preserve">Male </w:t>
        </w:r>
      </w:ins>
      <w:del w:id="350" w:author="Tim Riffe" w:date="2018-07-04T17:00:00Z">
        <w:r>
          <w:rPr>
            <w:rFonts w:cs="Calibri"/>
            <w:sz w:val="24"/>
            <w:szCs w:val="24"/>
            <w:lang w:val="en-GB"/>
          </w:rPr>
          <w:delText>L</w:delText>
        </w:r>
      </w:del>
      <w:ins w:id="351" w:author="Tim Riffe" w:date="2018-07-04T17:00:00Z">
        <w:r>
          <w:rPr>
            <w:rFonts w:cs="Calibri"/>
            <w:sz w:val="24"/>
            <w:szCs w:val="24"/>
            <w:lang w:val="en-GB"/>
          </w:rPr>
          <w:t>l</w:t>
        </w:r>
      </w:ins>
      <w:r>
        <w:rPr>
          <w:rFonts w:cs="Calibri"/>
          <w:sz w:val="24"/>
          <w:szCs w:val="24"/>
          <w:lang w:val="en-GB"/>
        </w:rPr>
        <w:t>ife expectancy between ages 15 and 49 show</w:t>
      </w:r>
      <w:del w:id="352" w:author="Tim Riffe" w:date="2018-07-04T17:00:00Z">
        <w:r>
          <w:rPr>
            <w:rFonts w:cs="Calibri"/>
            <w:sz w:val="24"/>
            <w:szCs w:val="24"/>
            <w:lang w:val="en-GB"/>
          </w:rPr>
          <w:delText>s</w:delText>
        </w:r>
      </w:del>
      <w:ins w:id="353" w:author="Tim Riffe" w:date="2018-07-04T17:00:00Z">
        <w:r>
          <w:rPr>
            <w:rFonts w:cs="Calibri"/>
            <w:sz w:val="24"/>
            <w:szCs w:val="24"/>
            <w:lang w:val="en-GB"/>
          </w:rPr>
          <w:t>ed</w:t>
        </w:r>
      </w:ins>
      <w:r>
        <w:rPr>
          <w:rFonts w:cs="Calibri"/>
          <w:sz w:val="24"/>
          <w:szCs w:val="24"/>
          <w:lang w:val="en-GB"/>
        </w:rPr>
        <w:t xml:space="preserve"> a sudden drop after 2005 </w:t>
      </w:r>
      <w:del w:id="354" w:author="Tim Riffe" w:date="2018-07-04T17:00:00Z">
        <w:r>
          <w:rPr>
            <w:rFonts w:cs="Calibri"/>
            <w:sz w:val="24"/>
            <w:szCs w:val="24"/>
            <w:lang w:val="en-GB"/>
          </w:rPr>
          <w:delText xml:space="preserve">among males </w:delText>
        </w:r>
      </w:del>
      <w:r>
        <w:rPr>
          <w:rFonts w:cs="Calibri"/>
          <w:sz w:val="24"/>
          <w:szCs w:val="24"/>
          <w:lang w:val="en-GB"/>
        </w:rPr>
        <w:t xml:space="preserve">in almost every state in Mexico. In 2005, young males in this age group had a temporary life expectancy of 33.9 years (95% CI, 33.5 to 34.2) averaged over states. By 2010, the number of states below this level had increased from 14 to 23. Chihuahua, Sinaloa and Durango, in the northern region, experienced a substantial mortality shock in 2010 in this age group, and consequently recorded the largest </w:t>
      </w:r>
      <w:del w:id="355" w:author="Tim Riffe" w:date="2018-07-04T17:02:00Z">
        <w:r>
          <w:rPr>
            <w:rFonts w:cs="Calibri"/>
            <w:sz w:val="24"/>
            <w:szCs w:val="24"/>
            <w:lang w:val="en-GB"/>
          </w:rPr>
          <w:delText>departures</w:delText>
        </w:r>
      </w:del>
      <w:ins w:id="356" w:author="Tim Riffe" w:date="2018-07-04T17:02:00Z">
        <w:r>
          <w:rPr>
            <w:rFonts w:cs="Calibri"/>
            <w:sz w:val="24"/>
            <w:szCs w:val="24"/>
            <w:lang w:val="en-GB"/>
          </w:rPr>
          <w:t>gap</w:t>
        </w:r>
      </w:ins>
      <w:r>
        <w:rPr>
          <w:rFonts w:cs="Calibri"/>
          <w:sz w:val="24"/>
          <w:szCs w:val="24"/>
          <w:lang w:val="en-GB"/>
        </w:rPr>
        <w:t xml:space="preserve"> from the low mortality benchmark. </w:t>
      </w:r>
      <w:del w:id="357" w:author="Tim Riffe" w:date="2018-07-04T17:02:00Z">
        <w:r>
          <w:rPr>
            <w:rFonts w:cs="Calibri"/>
            <w:sz w:val="24"/>
            <w:szCs w:val="24"/>
            <w:lang w:val="en-GB"/>
          </w:rPr>
          <w:delText>In</w:delText>
        </w:r>
      </w:del>
      <w:ins w:id="358" w:author="Tim Riffe" w:date="2018-07-04T17:02:00Z">
        <w:r>
          <w:rPr>
            <w:rFonts w:cs="Calibri"/>
            <w:sz w:val="24"/>
            <w:szCs w:val="24"/>
            <w:lang w:val="en-GB"/>
          </w:rPr>
          <w:t>By</w:t>
        </w:r>
      </w:ins>
      <w:r>
        <w:rPr>
          <w:rFonts w:cs="Calibri"/>
          <w:sz w:val="24"/>
          <w:szCs w:val="24"/>
          <w:lang w:val="en-GB"/>
        </w:rPr>
        <w:t xml:space="preserve"> 2015</w:t>
      </w:r>
      <w:del w:id="359" w:author="Tim Riffe" w:date="2018-07-04T17:02:00Z">
        <w:r>
          <w:rPr>
            <w:rFonts w:cs="Calibri"/>
            <w:sz w:val="24"/>
            <w:szCs w:val="24"/>
            <w:lang w:val="en-GB"/>
          </w:rPr>
          <w:delText>,</w:delText>
        </w:r>
      </w:del>
      <w:r>
        <w:rPr>
          <w:rFonts w:cs="Calibri"/>
          <w:sz w:val="24"/>
          <w:szCs w:val="24"/>
          <w:lang w:val="en-GB"/>
        </w:rPr>
        <w:t xml:space="preserve"> the state average (33.8 years, 33.3 to 34.3) had almost recovered to its 2005 level. Trends for females are closer to the low mortality benchmark.</w:t>
      </w:r>
    </w:p>
    <w:p w14:paraId="7EE06C87"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02B0708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Among older adults, life expectancy between ages 50 and 84 shows stagnation and deterioration over the entire period of observation. Even the low mortality benchmark exhibits a gradual downward trend, pointing to a generali</w:t>
      </w:r>
      <w:del w:id="360" w:author="Tim Riffe" w:date="2018-07-04T11:47:00Z">
        <w:r>
          <w:rPr>
            <w:rFonts w:cs="Calibri"/>
            <w:sz w:val="24"/>
            <w:szCs w:val="24"/>
            <w:lang w:val="en-GB"/>
          </w:rPr>
          <w:delText>z</w:delText>
        </w:r>
      </w:del>
      <w:ins w:id="361" w:author="Tim Riffe" w:date="2018-07-04T11:47:00Z">
        <w:r>
          <w:rPr>
            <w:rFonts w:cs="Calibri"/>
            <w:sz w:val="24"/>
            <w:szCs w:val="24"/>
            <w:lang w:val="en-GB"/>
          </w:rPr>
          <w:t>s</w:t>
        </w:r>
      </w:ins>
      <w:r>
        <w:rPr>
          <w:rFonts w:cs="Calibri"/>
          <w:sz w:val="24"/>
          <w:szCs w:val="24"/>
          <w:lang w:val="en-GB"/>
        </w:rPr>
        <w:t xml:space="preserve">ed mortality increase. The </w:t>
      </w:r>
      <w:del w:id="362" w:author="Tim Riffe" w:date="2018-07-04T17:03:00Z">
        <w:r>
          <w:rPr>
            <w:rFonts w:cs="Calibri"/>
            <w:sz w:val="24"/>
            <w:szCs w:val="24"/>
            <w:lang w:val="en-GB"/>
          </w:rPr>
          <w:delText xml:space="preserve">female </w:delText>
        </w:r>
      </w:del>
      <w:r>
        <w:rPr>
          <w:rFonts w:cs="Calibri"/>
          <w:sz w:val="24"/>
          <w:szCs w:val="24"/>
          <w:lang w:val="en-GB"/>
        </w:rPr>
        <w:t>state average</w:t>
      </w:r>
      <w:ins w:id="363" w:author="Tim Riffe" w:date="2018-07-04T17:03:00Z">
        <w:r>
          <w:rPr>
            <w:rFonts w:cs="Calibri"/>
            <w:sz w:val="24"/>
            <w:szCs w:val="24"/>
            <w:lang w:val="en-GB"/>
          </w:rPr>
          <w:t xml:space="preserve"> female</w:t>
        </w:r>
      </w:ins>
      <w:r>
        <w:rPr>
          <w:rFonts w:cs="Calibri"/>
          <w:sz w:val="24"/>
          <w:szCs w:val="24"/>
          <w:lang w:val="en-GB"/>
        </w:rPr>
        <w:t xml:space="preserve"> life expectancy declined from 28.8 years (27.4 to 30.2) in 1990 to 28.3 years (27.4 to 29.2) in 2010. By 2015, this average only managed to recover to 28.6 years (27.4 to 29.8). Among males, the average over states decreased from 26.7 years (24.7 to 28.8) in 1990 to 26.3 years (24.9 to 27.6) in 2010, and 26.5 years (25.3 to 27.7) in 2015. Furthermore, we fitted three linear models </w:t>
      </w:r>
      <w:ins w:id="364" w:author="Tim Riffe" w:date="2018-07-04T17:50:00Z">
        <w:r>
          <w:rPr>
            <w:rFonts w:cs="Calibri"/>
            <w:sz w:val="24"/>
            <w:szCs w:val="24"/>
            <w:lang w:val="en-GB"/>
          </w:rPr>
          <w:t>by sex and for both sexes combined</w:t>
        </w:r>
      </w:ins>
      <w:del w:id="365" w:author="Tim Riffe" w:date="2018-07-04T17:50:00Z">
        <w:r>
          <w:rPr>
            <w:rFonts w:cs="Calibri"/>
            <w:sz w:val="24"/>
            <w:szCs w:val="24"/>
            <w:lang w:val="en-GB"/>
          </w:rPr>
          <w:delText>to both sexes, combined and independently</w:delText>
        </w:r>
      </w:del>
      <w:r>
        <w:rPr>
          <w:rFonts w:cs="Calibri"/>
          <w:sz w:val="24"/>
          <w:szCs w:val="24"/>
          <w:lang w:val="en-GB"/>
        </w:rPr>
        <w:t xml:space="preserve">, and the slope coefficient was significant in all of them </w:t>
      </w:r>
      <w:del w:id="366" w:author="Tim Riffe" w:date="2018-07-04T17:53:00Z">
        <w:r>
          <w:rPr>
            <w:rFonts w:cs="Calibri"/>
            <w:sz w:val="24"/>
            <w:szCs w:val="24"/>
            <w:lang w:val="en-GB"/>
          </w:rPr>
          <w:delText xml:space="preserve">at the level of </w:delText>
        </w:r>
      </w:del>
      <w:ins w:id="367" w:author="Tim Riffe" w:date="2018-07-04T17:53:00Z">
        <w:r>
          <w:rPr>
            <w:rFonts w:cs="Calibri"/>
            <w:sz w:val="24"/>
            <w:szCs w:val="24"/>
            <w:lang w:val="en-GB"/>
          </w:rPr>
          <w:t>(</w:t>
        </w:r>
      </w:ins>
      <w:r>
        <w:rPr>
          <w:rFonts w:cs="Calibri"/>
          <w:sz w:val="24"/>
          <w:szCs w:val="24"/>
          <w:lang w:val="en-GB"/>
        </w:rPr>
        <w:t>p &lt; .005</w:t>
      </w:r>
      <w:ins w:id="368" w:author="Tim Riffe" w:date="2018-07-04T17:53:00Z">
        <w:r>
          <w:rPr>
            <w:rFonts w:cs="Calibri"/>
            <w:sz w:val="24"/>
            <w:szCs w:val="24"/>
            <w:lang w:val="en-GB"/>
          </w:rPr>
          <w:t>)</w:t>
        </w:r>
      </w:ins>
      <w:r>
        <w:rPr>
          <w:rFonts w:cs="Calibri"/>
          <w:sz w:val="24"/>
          <w:szCs w:val="24"/>
          <w:lang w:val="en-GB"/>
        </w:rPr>
        <w:t>. These results suggest that the decline observed was significant. As with young adult males, some states experienced deterioration after 2005, with a minor recovery since 2010.</w:t>
      </w:r>
    </w:p>
    <w:p w14:paraId="45D8C946"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8AE560E"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r>
        <w:rPr>
          <w:rFonts w:cs="Calibri"/>
          <w:sz w:val="24"/>
          <w:szCs w:val="24"/>
          <w:lang w:val="en-GB"/>
        </w:rPr>
        <w:t>[Figure 1 about here]</w:t>
      </w:r>
    </w:p>
    <w:p w14:paraId="4328167A"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3F3136B"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F3CEC8D"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Health disparities between states and age groups</w:t>
      </w:r>
    </w:p>
    <w:p w14:paraId="6F4BC0A6" w14:textId="31D7EC2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Figures 2-5 show results for males </w:t>
      </w:r>
      <w:ins w:id="369" w:author="Tim Riffe" w:date="2018-07-04T17:54:00Z">
        <w:r>
          <w:rPr>
            <w:rFonts w:cs="Calibri"/>
            <w:sz w:val="24"/>
            <w:szCs w:val="24"/>
            <w:lang w:val="en-GB"/>
          </w:rPr>
          <w:t xml:space="preserve">only </w:t>
        </w:r>
      </w:ins>
      <w:r>
        <w:rPr>
          <w:rFonts w:cs="Calibri"/>
          <w:sz w:val="24"/>
          <w:szCs w:val="24"/>
          <w:lang w:val="en-GB"/>
        </w:rPr>
        <w:t xml:space="preserve">because they exhibit the largest departures from the low mortality benchmark and higher inequality. </w:t>
      </w:r>
      <w:del w:id="370" w:author="Tim Riffe" w:date="2018-07-04T17:54:00Z">
        <w:r>
          <w:rPr>
            <w:rFonts w:cs="Calibri"/>
            <w:sz w:val="24"/>
            <w:szCs w:val="24"/>
            <w:lang w:val="en-GB"/>
          </w:rPr>
          <w:delText>However, r</w:delText>
        </w:r>
      </w:del>
      <w:ins w:id="371" w:author="Tim Riffe" w:date="2018-07-04T17:54:00Z">
        <w:r>
          <w:rPr>
            <w:rFonts w:cs="Calibri"/>
            <w:sz w:val="24"/>
            <w:szCs w:val="24"/>
            <w:lang w:val="en-GB"/>
          </w:rPr>
          <w:t>R</w:t>
        </w:r>
      </w:ins>
      <w:r>
        <w:rPr>
          <w:rFonts w:cs="Calibri"/>
          <w:sz w:val="24"/>
          <w:szCs w:val="24"/>
          <w:lang w:val="en-GB"/>
        </w:rPr>
        <w:t xml:space="preserve">esults for females are shown in the </w:t>
      </w:r>
      <w:commentRangeStart w:id="372"/>
      <w:r>
        <w:rPr>
          <w:rFonts w:cs="Calibri"/>
          <w:sz w:val="24"/>
          <w:szCs w:val="24"/>
          <w:lang w:val="en-GB"/>
        </w:rPr>
        <w:t>Additional file 1</w:t>
      </w:r>
      <w:commentRangeEnd w:id="372"/>
      <w:ins w:id="373" w:author="Tim Riffe" w:date="2018-07-04T17:56:00Z">
        <w:r>
          <w:rPr>
            <w:rFonts w:cs="Calibri"/>
            <w:sz w:val="24"/>
            <w:szCs w:val="24"/>
            <w:lang w:val="en-GB"/>
          </w:rPr>
          <w:commentReference w:id="372"/>
        </w:r>
      </w:ins>
      <w:r w:rsidR="005F3D40">
        <w:rPr>
          <w:rFonts w:cs="Calibri"/>
          <w:sz w:val="24"/>
          <w:szCs w:val="24"/>
          <w:lang w:val="en-GB"/>
        </w:rPr>
        <w:t xml:space="preserve"> </w:t>
      </w:r>
      <w:r>
        <w:rPr>
          <w:rFonts w:cs="Calibri"/>
          <w:sz w:val="24"/>
          <w:szCs w:val="24"/>
          <w:lang w:val="en-GB"/>
        </w:rPr>
        <w:t xml:space="preserve">. </w:t>
      </w:r>
    </w:p>
    <w:p w14:paraId="482AA1EE"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6930A9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Figure 2 shows trends in inequalities between states in Mexico for males in </w:t>
      </w:r>
      <w:del w:id="374" w:author="Tim Riffe" w:date="2018-07-04T17:55:00Z">
        <w:r>
          <w:rPr>
            <w:rFonts w:cs="Calibri"/>
            <w:sz w:val="24"/>
            <w:szCs w:val="24"/>
            <w:lang w:val="en-GB"/>
          </w:rPr>
          <w:delText>the</w:delText>
        </w:r>
      </w:del>
      <w:ins w:id="375" w:author="Tim Riffe" w:date="2018-07-04T17:55:00Z">
        <w:r>
          <w:rPr>
            <w:rFonts w:cs="Calibri"/>
            <w:sz w:val="24"/>
            <w:szCs w:val="24"/>
            <w:lang w:val="en-GB"/>
          </w:rPr>
          <w:t>our</w:t>
        </w:r>
      </w:ins>
      <w:r>
        <w:rPr>
          <w:rFonts w:cs="Calibri"/>
          <w:sz w:val="24"/>
          <w:szCs w:val="24"/>
          <w:lang w:val="en-GB"/>
        </w:rPr>
        <w:t xml:space="preserve"> three age groups, as measured by the coefficient of variation (results for females are reported in Additional file 1, Figure 2). This indicator measures the </w:t>
      </w:r>
      <w:ins w:id="376" w:author="Tim Riffe" w:date="2018-07-04T17:57:00Z">
        <w:r>
          <w:rPr>
            <w:rFonts w:cs="Calibri"/>
            <w:sz w:val="24"/>
            <w:szCs w:val="24"/>
            <w:lang w:val="en-GB"/>
          </w:rPr>
          <w:t xml:space="preserve">between-state </w:t>
        </w:r>
      </w:ins>
      <w:r>
        <w:rPr>
          <w:rFonts w:cs="Calibri"/>
          <w:sz w:val="24"/>
          <w:szCs w:val="24"/>
          <w:lang w:val="en-GB"/>
        </w:rPr>
        <w:t xml:space="preserve">variation in the </w:t>
      </w:r>
      <w:ins w:id="377" w:author="Tim Riffe" w:date="2018-07-04T17:57:00Z">
        <w:r>
          <w:rPr>
            <w:rFonts w:cs="Calibri"/>
            <w:sz w:val="24"/>
            <w:szCs w:val="24"/>
            <w:lang w:val="en-GB"/>
          </w:rPr>
          <w:t xml:space="preserve">state-specific benchmark </w:t>
        </w:r>
      </w:ins>
      <w:r>
        <w:rPr>
          <w:rFonts w:cs="Calibri"/>
          <w:sz w:val="24"/>
          <w:szCs w:val="24"/>
          <w:lang w:val="en-GB"/>
        </w:rPr>
        <w:t xml:space="preserve">gap </w:t>
      </w:r>
      <w:del w:id="378" w:author="Tim Riffe" w:date="2018-07-04T17:57:00Z">
        <w:r>
          <w:rPr>
            <w:rFonts w:cs="Calibri"/>
            <w:sz w:val="24"/>
            <w:szCs w:val="24"/>
            <w:lang w:val="en-GB"/>
          </w:rPr>
          <w:delText xml:space="preserve">of temporary life expectancy with the low mortality benchmark between states </w:delText>
        </w:r>
      </w:del>
      <w:r>
        <w:rPr>
          <w:rFonts w:cs="Calibri"/>
          <w:sz w:val="24"/>
          <w:szCs w:val="24"/>
          <w:lang w:val="en-GB"/>
        </w:rPr>
        <w:t xml:space="preserve">within </w:t>
      </w:r>
      <w:ins w:id="379" w:author="Tim Riffe" w:date="2018-07-04T17:57:00Z">
        <w:r>
          <w:rPr>
            <w:rFonts w:cs="Calibri"/>
            <w:sz w:val="24"/>
            <w:szCs w:val="24"/>
            <w:lang w:val="en-GB"/>
          </w:rPr>
          <w:t xml:space="preserve">each of </w:t>
        </w:r>
      </w:ins>
      <w:r>
        <w:rPr>
          <w:rFonts w:cs="Calibri"/>
          <w:sz w:val="24"/>
          <w:szCs w:val="24"/>
          <w:lang w:val="en-GB"/>
        </w:rPr>
        <w:t>the three age groups. Larger values are related to higher disparities between states. Trends show mixed patterns of convergence with temporary divergence</w:t>
      </w:r>
      <w:ins w:id="380" w:author="Tim Riffe" w:date="2018-07-04T17:58:00Z">
        <w:r>
          <w:rPr>
            <w:rFonts w:cs="Calibri"/>
            <w:sz w:val="24"/>
            <w:szCs w:val="24"/>
            <w:lang w:val="en-GB"/>
          </w:rPr>
          <w:t xml:space="preserve"> around 2010</w:t>
        </w:r>
      </w:ins>
      <w:r>
        <w:rPr>
          <w:rFonts w:cs="Calibri"/>
          <w:sz w:val="24"/>
          <w:szCs w:val="24"/>
          <w:lang w:val="en-GB"/>
        </w:rPr>
        <w:t xml:space="preserve">, and with females in all cases showing less between-state inequality than males over the entire period studied. </w:t>
      </w:r>
    </w:p>
    <w:p w14:paraId="720A289B"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0AC4B5C7" w14:textId="63543CC2"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There are important differences in inequality levels and trends between age groups. Since 1990, state inequality in life expectancy in the youngest age group has been decreasing. Among females, young adults show even lower </w:t>
      </w:r>
      <w:del w:id="381" w:author="Tim Riffe" w:date="2018-07-04T17:59:00Z">
        <w:r>
          <w:rPr>
            <w:rFonts w:cs="Calibri"/>
            <w:sz w:val="24"/>
            <w:szCs w:val="24"/>
            <w:lang w:val="en-GB"/>
          </w:rPr>
          <w:delText>values</w:delText>
        </w:r>
      </w:del>
      <w:ins w:id="382" w:author="Tim Riffe" w:date="2018-07-04T17:59:00Z">
        <w:r>
          <w:rPr>
            <w:rFonts w:cs="Calibri"/>
            <w:sz w:val="24"/>
            <w:szCs w:val="24"/>
            <w:lang w:val="en-GB"/>
          </w:rPr>
          <w:t>between-state disparity</w:t>
        </w:r>
      </w:ins>
      <w:r>
        <w:rPr>
          <w:rFonts w:cs="Calibri"/>
          <w:sz w:val="24"/>
          <w:szCs w:val="24"/>
          <w:lang w:val="en-GB"/>
        </w:rPr>
        <w:t xml:space="preserve"> than </w:t>
      </w:r>
      <w:del w:id="383" w:author="Tim Riffe" w:date="2018-07-04T17:59:00Z">
        <w:r>
          <w:rPr>
            <w:rFonts w:cs="Calibri"/>
            <w:sz w:val="24"/>
            <w:szCs w:val="24"/>
            <w:lang w:val="en-GB"/>
          </w:rPr>
          <w:delText xml:space="preserve">the population in the youngest </w:delText>
        </w:r>
        <w:r>
          <w:rPr>
            <w:rFonts w:cs="Calibri"/>
            <w:sz w:val="24"/>
            <w:szCs w:val="24"/>
            <w:lang w:val="en-GB"/>
          </w:rPr>
          <w:lastRenderedPageBreak/>
          <w:delText>age group</w:delText>
        </w:r>
      </w:del>
      <w:ins w:id="384" w:author="Tim Riffe" w:date="2018-07-04T17:59:00Z">
        <w:r>
          <w:rPr>
            <w:rFonts w:cs="Calibri"/>
            <w:sz w:val="24"/>
            <w:szCs w:val="24"/>
            <w:lang w:val="en-GB"/>
          </w:rPr>
          <w:t xml:space="preserve"> infants and </w:t>
        </w:r>
        <w:del w:id="385" w:author="José Manuel Aburto" w:date="2018-07-04T19:57:00Z">
          <w:r w:rsidDel="00BF6186">
            <w:rPr>
              <w:rFonts w:cs="Calibri"/>
              <w:sz w:val="24"/>
              <w:szCs w:val="24"/>
              <w:lang w:val="en-GB"/>
            </w:rPr>
            <w:delText>chidren</w:delText>
          </w:r>
        </w:del>
      </w:ins>
      <w:ins w:id="386" w:author="José Manuel Aburto" w:date="2018-07-04T19:57:00Z">
        <w:r w:rsidR="00BF6186">
          <w:rPr>
            <w:rFonts w:cs="Calibri"/>
            <w:sz w:val="24"/>
            <w:szCs w:val="24"/>
            <w:lang w:val="en-GB"/>
          </w:rPr>
          <w:t>children</w:t>
        </w:r>
      </w:ins>
      <w:r>
        <w:rPr>
          <w:rFonts w:cs="Calibri"/>
          <w:sz w:val="24"/>
          <w:szCs w:val="24"/>
          <w:lang w:val="en-GB"/>
        </w:rPr>
        <w:t>. However, for males in the young adult age</w:t>
      </w:r>
      <w:ins w:id="387" w:author="Tim Riffe" w:date="2018-07-04T17:59:00Z">
        <w:r>
          <w:rPr>
            <w:rFonts w:cs="Calibri"/>
            <w:sz w:val="24"/>
            <w:szCs w:val="24"/>
            <w:lang w:val="en-GB"/>
          </w:rPr>
          <w:t xml:space="preserve"> </w:t>
        </w:r>
      </w:ins>
      <w:del w:id="388" w:author="Tim Riffe" w:date="2018-07-04T17:59:00Z">
        <w:r>
          <w:rPr>
            <w:rFonts w:cs="Calibri"/>
            <w:sz w:val="24"/>
            <w:szCs w:val="24"/>
            <w:lang w:val="en-GB"/>
          </w:rPr>
          <w:delText>-</w:delText>
        </w:r>
      </w:del>
      <w:r>
        <w:rPr>
          <w:rFonts w:cs="Calibri"/>
          <w:sz w:val="24"/>
          <w:szCs w:val="24"/>
          <w:lang w:val="en-GB"/>
        </w:rPr>
        <w:t xml:space="preserve">group </w:t>
      </w:r>
      <w:del w:id="389" w:author="Tim Riffe" w:date="2018-07-04T18:00:00Z">
        <w:r>
          <w:rPr>
            <w:rFonts w:cs="Calibri"/>
            <w:sz w:val="24"/>
            <w:szCs w:val="24"/>
            <w:lang w:val="en-GB"/>
          </w:rPr>
          <w:delText>a</w:delText>
        </w:r>
      </w:del>
      <w:ins w:id="390" w:author="Tim Riffe" w:date="2018-07-04T18:00:00Z">
        <w:r>
          <w:rPr>
            <w:rFonts w:cs="Calibri"/>
            <w:sz w:val="24"/>
            <w:szCs w:val="24"/>
            <w:lang w:val="en-GB"/>
          </w:rPr>
          <w:t>there was a</w:t>
        </w:r>
      </w:ins>
      <w:r>
        <w:rPr>
          <w:rFonts w:cs="Calibri"/>
          <w:sz w:val="24"/>
          <w:szCs w:val="24"/>
          <w:lang w:val="en-GB"/>
        </w:rPr>
        <w:t xml:space="preserve"> crossover in the early 2000's</w:t>
      </w:r>
      <w:del w:id="391" w:author="Tim Riffe" w:date="2018-07-04T18:00:00Z">
        <w:r>
          <w:rPr>
            <w:rFonts w:cs="Calibri"/>
            <w:sz w:val="24"/>
            <w:szCs w:val="24"/>
            <w:lang w:val="en-GB"/>
          </w:rPr>
          <w:delText xml:space="preserve"> is seen</w:delText>
        </w:r>
      </w:del>
      <w:r>
        <w:rPr>
          <w:rFonts w:cs="Calibri"/>
          <w:sz w:val="24"/>
          <w:szCs w:val="24"/>
          <w:lang w:val="en-GB"/>
        </w:rPr>
        <w:t>, with the coefficient of variation increasing after 2005. The highest values are observed in the period 2009-2011. By 2015, state inequalities among young adults had decreased substantially, but still remain</w:t>
      </w:r>
      <w:ins w:id="392" w:author="Tim Riffe" w:date="2018-07-04T18:01:00Z">
        <w:r>
          <w:rPr>
            <w:rFonts w:cs="Calibri"/>
            <w:sz w:val="24"/>
            <w:szCs w:val="24"/>
            <w:lang w:val="en-GB"/>
          </w:rPr>
          <w:t>ed</w:t>
        </w:r>
      </w:ins>
      <w:r>
        <w:rPr>
          <w:rFonts w:cs="Calibri"/>
          <w:sz w:val="24"/>
          <w:szCs w:val="24"/>
          <w:lang w:val="en-GB"/>
        </w:rPr>
        <w:t xml:space="preserve">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 </w:t>
      </w:r>
      <w:commentRangeStart w:id="393"/>
      <w:del w:id="394" w:author="Tim Riffe" w:date="2018-07-04T18:02:00Z">
        <w:r>
          <w:rPr>
            <w:rFonts w:cs="Calibri"/>
            <w:sz w:val="24"/>
            <w:szCs w:val="24"/>
            <w:lang w:val="en-GB"/>
          </w:rPr>
          <w:delText>although could be</w:delText>
        </w:r>
      </w:del>
      <w:ins w:id="395" w:author="Tim Riffe" w:date="2018-07-04T18:02:00Z">
        <w:r>
          <w:rPr>
            <w:rFonts w:cs="Calibri"/>
            <w:sz w:val="24"/>
            <w:szCs w:val="24"/>
            <w:lang w:val="en-GB"/>
          </w:rPr>
          <w:t>but we caution that this rise could be</w:t>
        </w:r>
      </w:ins>
      <w:r>
        <w:rPr>
          <w:rFonts w:cs="Calibri"/>
          <w:sz w:val="24"/>
          <w:szCs w:val="24"/>
          <w:lang w:val="en-GB"/>
        </w:rPr>
        <w:t xml:space="preserve"> random variation </w:t>
      </w:r>
      <w:del w:id="396" w:author="Tim Riffe" w:date="2018-07-04T18:03:00Z">
        <w:r>
          <w:rPr>
            <w:rFonts w:cs="Calibri"/>
            <w:sz w:val="24"/>
            <w:szCs w:val="24"/>
            <w:lang w:val="en-GB"/>
          </w:rPr>
          <w:delText>since</w:delText>
        </w:r>
      </w:del>
      <w:ins w:id="397" w:author="Tim Riffe" w:date="2018-07-04T18:03:00Z">
        <w:r>
          <w:rPr>
            <w:rFonts w:cs="Calibri"/>
            <w:sz w:val="24"/>
            <w:szCs w:val="24"/>
            <w:lang w:val="en-GB"/>
          </w:rPr>
          <w:t>as</w:t>
        </w:r>
      </w:ins>
      <w:r>
        <w:rPr>
          <w:rFonts w:cs="Calibri"/>
          <w:sz w:val="24"/>
          <w:szCs w:val="24"/>
          <w:lang w:val="en-GB"/>
        </w:rPr>
        <w:t xml:space="preserve"> it only </w:t>
      </w:r>
      <w:del w:id="398" w:author="Tim Riffe" w:date="2018-07-04T18:03:00Z">
        <w:r>
          <w:rPr>
            <w:rFonts w:cs="Calibri"/>
            <w:sz w:val="24"/>
            <w:szCs w:val="24"/>
            <w:lang w:val="en-GB"/>
          </w:rPr>
          <w:delText>accounts</w:delText>
        </w:r>
      </w:del>
      <w:ins w:id="399" w:author="Tim Riffe" w:date="2018-07-04T18:03:00Z">
        <w:r>
          <w:rPr>
            <w:rFonts w:cs="Calibri"/>
            <w:sz w:val="24"/>
            <w:szCs w:val="24"/>
            <w:lang w:val="en-GB"/>
          </w:rPr>
          <w:t>appears</w:t>
        </w:r>
      </w:ins>
      <w:r>
        <w:rPr>
          <w:rFonts w:cs="Calibri"/>
          <w:sz w:val="24"/>
          <w:szCs w:val="24"/>
          <w:lang w:val="en-GB"/>
        </w:rPr>
        <w:t xml:space="preserve"> for 2 years (Additional file 1 Figure 2).</w:t>
      </w:r>
      <w:commentRangeEnd w:id="393"/>
      <w:ins w:id="400" w:author="Tim Riffe" w:date="2018-07-04T18:03:00Z">
        <w:r>
          <w:rPr>
            <w:rFonts w:cs="Calibri"/>
            <w:sz w:val="24"/>
            <w:szCs w:val="24"/>
            <w:lang w:val="en-GB"/>
          </w:rPr>
          <w:commentReference w:id="393"/>
        </w:r>
      </w:ins>
    </w:p>
    <w:p w14:paraId="377E4353"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01E98B3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r>
        <w:rPr>
          <w:rFonts w:cs="Calibri"/>
          <w:sz w:val="24"/>
          <w:szCs w:val="24"/>
          <w:lang w:val="en-GB"/>
        </w:rPr>
        <w:t>[Figure 2 about here]</w:t>
      </w:r>
    </w:p>
    <w:p w14:paraId="778D8793"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0B971C20"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3F1EBCA2"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To illustrate discordance between age groups within each state, Figure 3 shows the state ranking of temporary life expectancy for the years 2010-15 for males in each age group (see Additional file 1, Figure 3 for females' results). States at the top show the highest values in temporary life expectancy, while states in the bottom refer to the lowest </w:t>
      </w:r>
      <w:del w:id="401" w:author="Tim Riffe" w:date="2018-07-04T18:05:00Z">
        <w:r>
          <w:rPr>
            <w:rFonts w:cs="Calibri"/>
            <w:sz w:val="24"/>
            <w:szCs w:val="24"/>
            <w:lang w:val="en-GB"/>
          </w:rPr>
          <w:delText>values</w:delText>
        </w:r>
      </w:del>
      <w:ins w:id="402" w:author="Tim Riffe" w:date="2018-07-04T18:05:00Z">
        <w:r>
          <w:rPr>
            <w:rFonts w:cs="Calibri"/>
            <w:sz w:val="24"/>
            <w:szCs w:val="24"/>
            <w:lang w:val="en-GB"/>
          </w:rPr>
          <w:t>expectancies</w:t>
        </w:r>
      </w:ins>
      <w:r>
        <w:rPr>
          <w:rFonts w:cs="Calibri"/>
          <w:sz w:val="24"/>
          <w:szCs w:val="24"/>
          <w:lang w:val="en-GB"/>
        </w:rPr>
        <w:t xml:space="preserve">. We chose to highlight </w:t>
      </w:r>
      <w:del w:id="403" w:author="Tim Riffe" w:date="2018-07-04T18:05:00Z">
        <w:r>
          <w:rPr>
            <w:rFonts w:cs="Calibri"/>
            <w:sz w:val="24"/>
            <w:szCs w:val="24"/>
            <w:lang w:val="en-GB"/>
          </w:rPr>
          <w:delText>the</w:delText>
        </w:r>
      </w:del>
      <w:ins w:id="404" w:author="Tim Riffe" w:date="2018-07-04T18:05:00Z">
        <w:r>
          <w:rPr>
            <w:rFonts w:cs="Calibri"/>
            <w:sz w:val="24"/>
            <w:szCs w:val="24"/>
            <w:lang w:val="en-GB"/>
          </w:rPr>
          <w:t>those</w:t>
        </w:r>
      </w:ins>
      <w:r>
        <w:rPr>
          <w:rFonts w:cs="Calibri"/>
          <w:sz w:val="24"/>
          <w:szCs w:val="24"/>
          <w:lang w:val="en-GB"/>
        </w:rPr>
        <w:t xml:space="preserve"> states with </w:t>
      </w:r>
      <w:ins w:id="405" w:author="Tim Riffe" w:date="2018-07-04T18:05:00Z">
        <w:r>
          <w:rPr>
            <w:rFonts w:cs="Calibri"/>
            <w:sz w:val="24"/>
            <w:szCs w:val="24"/>
            <w:lang w:val="en-GB"/>
          </w:rPr>
          <w:t xml:space="preserve">the </w:t>
        </w:r>
      </w:ins>
      <w:r>
        <w:rPr>
          <w:rFonts w:cs="Calibri"/>
          <w:sz w:val="24"/>
          <w:szCs w:val="24"/>
          <w:lang w:val="en-GB"/>
        </w:rPr>
        <w:t xml:space="preserve">most discordant age-rankings. Green and purple lines refer to selected states that show drastic changes in the ranking between different age groups. For example, Sinaloa, in the northern part of Mexico, holds the record life expectancy below age 15; however, young adults (15-49) show one of the lowest </w:t>
      </w:r>
      <w:del w:id="406" w:author="Tim Riffe" w:date="2018-07-04T18:06:00Z">
        <w:r>
          <w:rPr>
            <w:rFonts w:cs="Calibri"/>
            <w:sz w:val="24"/>
            <w:szCs w:val="24"/>
            <w:lang w:val="en-GB"/>
          </w:rPr>
          <w:delText>values</w:delText>
        </w:r>
      </w:del>
      <w:ins w:id="407" w:author="Tim Riffe" w:date="2018-07-04T18:06:00Z">
        <w:r>
          <w:rPr>
            <w:rFonts w:cs="Calibri"/>
            <w:sz w:val="24"/>
            <w:szCs w:val="24"/>
            <w:lang w:val="en-GB"/>
          </w:rPr>
          <w:t>expectancies</w:t>
        </w:r>
      </w:ins>
      <w:r>
        <w:rPr>
          <w:rFonts w:cs="Calibri"/>
          <w:sz w:val="24"/>
          <w:szCs w:val="24"/>
          <w:lang w:val="en-GB"/>
        </w:rPr>
        <w:t>, while older adults are in the sixth position out of 32. Similar trajectories are shown with green lines for Nayarit and Michoacán in the central region, Zacatecas in the North, as well as Morelos and Guerrero from the southern region. Conversely, the pattern of age discordance in Hidalgo, Querétaro and Mexico City from the central region, and Yucatan and Puebla in the South (purple lines) is summari</w:t>
      </w:r>
      <w:del w:id="408" w:author="Tim Riffe" w:date="2018-07-04T11:47:00Z">
        <w:r>
          <w:rPr>
            <w:rFonts w:cs="Calibri"/>
            <w:sz w:val="24"/>
            <w:szCs w:val="24"/>
            <w:lang w:val="en-GB"/>
          </w:rPr>
          <w:delText>z</w:delText>
        </w:r>
      </w:del>
      <w:ins w:id="409" w:author="Tim Riffe" w:date="2018-07-04T11:47:00Z">
        <w:r>
          <w:rPr>
            <w:rFonts w:cs="Calibri"/>
            <w:sz w:val="24"/>
            <w:szCs w:val="24"/>
            <w:lang w:val="en-GB"/>
          </w:rPr>
          <w:t>s</w:t>
        </w:r>
      </w:ins>
      <w:r>
        <w:rPr>
          <w:rFonts w:cs="Calibri"/>
          <w:sz w:val="24"/>
          <w:szCs w:val="24"/>
          <w:lang w:val="en-GB"/>
        </w:rPr>
        <w:t xml:space="preserve">ed by changing from a low rank in the youngest age group to a high rank in young adults, followed by low rank in older adults. </w:t>
      </w:r>
    </w:p>
    <w:p w14:paraId="193777D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FFDE0B3"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We performed a two-way ANOVA on temporary life expectancy by state and age-groups controlling for year. There was a statistically significant interaction between the effects of states and age groups [F=12.25, p &lt; .001] indicating, as shown in Figure 3, that part of the existing variation in the country is due to </w:t>
      </w:r>
      <w:del w:id="410" w:author="Tim Riffe" w:date="2018-07-04T18:08:00Z">
        <w:r>
          <w:rPr>
            <w:rFonts w:cs="Calibri"/>
            <w:sz w:val="24"/>
            <w:szCs w:val="24"/>
            <w:lang w:val="en-GB"/>
          </w:rPr>
          <w:delText>within-</w:delText>
        </w:r>
      </w:del>
      <w:r>
        <w:rPr>
          <w:rFonts w:cs="Calibri"/>
          <w:sz w:val="24"/>
          <w:szCs w:val="24"/>
          <w:lang w:val="en-GB"/>
        </w:rPr>
        <w:t xml:space="preserve">variability </w:t>
      </w:r>
      <w:ins w:id="411" w:author="Tim Riffe" w:date="2018-07-04T18:08:00Z">
        <w:r>
          <w:rPr>
            <w:rFonts w:cs="Calibri"/>
            <w:sz w:val="24"/>
            <w:szCs w:val="24"/>
            <w:lang w:val="en-GB"/>
          </w:rPr>
          <w:t xml:space="preserve">within </w:t>
        </w:r>
      </w:ins>
      <w:r>
        <w:rPr>
          <w:rFonts w:cs="Calibri"/>
          <w:sz w:val="24"/>
          <w:szCs w:val="24"/>
          <w:lang w:val="en-GB"/>
        </w:rPr>
        <w:t>in each state. There were also significant differences in temporary life expectancy between age groups [p &lt; .001] and states [p &lt; .001] reflecting between-state variability, as shown in Figure 2.</w:t>
      </w:r>
    </w:p>
    <w:p w14:paraId="49A2328E"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E7A516B"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p>
    <w:p w14:paraId="65925BEC"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r>
        <w:rPr>
          <w:rFonts w:cs="Calibri"/>
          <w:sz w:val="24"/>
          <w:szCs w:val="24"/>
          <w:lang w:val="en-GB"/>
        </w:rPr>
        <w:t>[Figure 3 about here]</w:t>
      </w:r>
    </w:p>
    <w:p w14:paraId="3ADD55D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833ACB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174DEFD"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Cause-decomposition analysis</w:t>
      </w:r>
    </w:p>
    <w:p w14:paraId="0B9B5DD7"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In Figures 4 and 5, the Mexican states in each region are arranged according to the largest gap with the low mortality benchmark among older adult males in 2015. Figure 4 shows how causes amenable to medical service, diabetes, ischemic heart diseases (IHD), lung cancer, cirrhosis, homicide, and road traffic accidents contributed to the gap between each state and the low </w:t>
      </w:r>
      <w:r>
        <w:rPr>
          <w:rFonts w:cs="Calibri"/>
          <w:sz w:val="24"/>
          <w:szCs w:val="24"/>
          <w:lang w:val="en-GB"/>
        </w:rPr>
        <w:lastRenderedPageBreak/>
        <w:t xml:space="preserve">mortality benchmark from 1990 to 2015 for </w:t>
      </w:r>
      <w:bookmarkStart w:id="412" w:name="__DdeLink__890_2059904762"/>
      <w:del w:id="413" w:author="Tim Riffe" w:date="2018-07-04T18:14:00Z">
        <w:r>
          <w:rPr>
            <w:rFonts w:cs="Calibri"/>
            <w:sz w:val="24"/>
            <w:szCs w:val="24"/>
            <w:lang w:val="en-GB"/>
          </w:rPr>
          <w:delText>male</w:delText>
        </w:r>
        <w:bookmarkEnd w:id="412"/>
        <w:r>
          <w:rPr>
            <w:rFonts w:cs="Calibri"/>
            <w:sz w:val="24"/>
            <w:szCs w:val="24"/>
            <w:lang w:val="en-GB"/>
          </w:rPr>
          <w:delText xml:space="preserve"> </w:delText>
        </w:r>
      </w:del>
      <w:r>
        <w:rPr>
          <w:rFonts w:cs="Calibri"/>
          <w:sz w:val="24"/>
          <w:szCs w:val="24"/>
          <w:lang w:val="en-GB"/>
        </w:rPr>
        <w:t xml:space="preserve">older </w:t>
      </w:r>
      <w:del w:id="414" w:author="Tim Riffe" w:date="2018-07-04T18:14:00Z">
        <w:r>
          <w:rPr>
            <w:rFonts w:cs="Calibri"/>
            <w:sz w:val="24"/>
            <w:szCs w:val="24"/>
            <w:lang w:val="en-GB"/>
          </w:rPr>
          <w:delText>adults</w:delText>
        </w:r>
      </w:del>
      <w:ins w:id="415" w:author="Tim Riffe" w:date="2018-07-04T18:14:00Z">
        <w:r>
          <w:rPr>
            <w:rFonts w:cs="Calibri"/>
            <w:sz w:val="24"/>
            <w:szCs w:val="24"/>
            <w:lang w:val="en-GB"/>
          </w:rPr>
          <w:t xml:space="preserve"> males</w:t>
        </w:r>
      </w:ins>
      <w:r>
        <w:rPr>
          <w:rFonts w:cs="Calibri"/>
          <w:sz w:val="24"/>
          <w:szCs w:val="24"/>
          <w:lang w:val="en-GB"/>
        </w:rPr>
        <w:t xml:space="preserve"> (ages 50-84). These are the causes of death that contributed the most to holding states back from achieving the low mortality benchmark. Light-yellow colors indicate negligible contributions, which means that are very close to the low mortality benchmark within each category. Darker red hues indicate larger contributions to the gap. If a particular state is improving during the period, it shows a transition from red to light-yellow. </w:t>
      </w:r>
    </w:p>
    <w:p w14:paraId="626BB0F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8719002"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Medically amenable causes of death show gradual improvements in most states from 1990 to 2015, bringing them closer to the benchmark in this category. However, large disparities between states and potential for improvements remain. For example, Baja California, Sonora, Chihuahua</w:t>
      </w:r>
      <w:ins w:id="416" w:author="Tim Riffe" w:date="2018-07-04T18:20:00Z">
        <w:r>
          <w:rPr>
            <w:rFonts w:cs="Calibri"/>
            <w:sz w:val="24"/>
            <w:szCs w:val="24"/>
            <w:lang w:val="en-GB"/>
          </w:rPr>
          <w:t>,</w:t>
        </w:r>
      </w:ins>
      <w:r>
        <w:rPr>
          <w:rFonts w:cs="Calibri"/>
          <w:sz w:val="24"/>
          <w:szCs w:val="24"/>
          <w:lang w:val="en-GB"/>
        </w:rPr>
        <w:t xml:space="preserve"> and Coahuila from the northern region show substantial contributions to the gap. Diabetes mortality has increasingly contributed to widening the benchmark gap in several states, including Coahuila and Tamaulipas in the North, Mexico City, Guanajuato, Mexico state</w:t>
      </w:r>
      <w:ins w:id="417" w:author="Tim Riffe" w:date="2018-07-04T18:20:00Z">
        <w:r>
          <w:rPr>
            <w:rFonts w:cs="Calibri"/>
            <w:sz w:val="24"/>
            <w:szCs w:val="24"/>
            <w:lang w:val="en-GB"/>
          </w:rPr>
          <w:t>,</w:t>
        </w:r>
      </w:ins>
      <w:r>
        <w:rPr>
          <w:rFonts w:cs="Calibri"/>
          <w:sz w:val="24"/>
          <w:szCs w:val="24"/>
          <w:lang w:val="en-GB"/>
        </w:rPr>
        <w:t xml:space="preserv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Sinaloa in the North, Colima, Michoacán and Nayarit in the central region, and Guerrero in the South.</w:t>
      </w:r>
    </w:p>
    <w:p w14:paraId="17AE7C1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BDC20C8"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r>
        <w:rPr>
          <w:rFonts w:cs="Calibri"/>
          <w:sz w:val="24"/>
          <w:szCs w:val="24"/>
          <w:lang w:val="en-GB"/>
        </w:rPr>
        <w:t>[Figure 4 about here]</w:t>
      </w:r>
    </w:p>
    <w:p w14:paraId="66E24DA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2C9037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Females show similar regional patterns to males, </w:t>
      </w:r>
      <w:del w:id="418" w:author="Tim Riffe" w:date="2018-07-04T18:21:00Z">
        <w:r>
          <w:rPr>
            <w:rFonts w:cs="Calibri"/>
            <w:sz w:val="24"/>
            <w:szCs w:val="24"/>
            <w:lang w:val="en-GB"/>
          </w:rPr>
          <w:delText>albeit</w:delText>
        </w:r>
      </w:del>
      <w:ins w:id="419" w:author="Tim Riffe" w:date="2018-07-04T18:21:00Z">
        <w:r>
          <w:rPr>
            <w:rFonts w:cs="Calibri"/>
            <w:sz w:val="24"/>
            <w:szCs w:val="24"/>
            <w:lang w:val="en-GB"/>
          </w:rPr>
          <w:t>but at</w:t>
        </w:r>
      </w:ins>
      <w:del w:id="420" w:author="Tim Riffe" w:date="2018-07-04T18:21:00Z">
        <w:r>
          <w:rPr>
            <w:rFonts w:cs="Calibri"/>
            <w:sz w:val="24"/>
            <w:szCs w:val="24"/>
            <w:lang w:val="en-GB"/>
          </w:rPr>
          <w:delText xml:space="preserve"> of</w:delText>
        </w:r>
      </w:del>
      <w:r>
        <w:rPr>
          <w:rFonts w:cs="Calibri"/>
          <w:sz w:val="24"/>
          <w:szCs w:val="24"/>
          <w:lang w:val="en-GB"/>
        </w:rPr>
        <w:t xml:space="preserve"> lower magnitude</w:t>
      </w:r>
      <w:ins w:id="421" w:author="Tim Riffe" w:date="2018-07-04T18:21:00Z">
        <w:r>
          <w:rPr>
            <w:rFonts w:cs="Calibri"/>
            <w:sz w:val="24"/>
            <w:szCs w:val="24"/>
            <w:lang w:val="en-GB"/>
          </w:rPr>
          <w:t>s</w:t>
        </w:r>
      </w:ins>
      <w:r>
        <w:rPr>
          <w:rFonts w:cs="Calibri"/>
          <w:sz w:val="24"/>
          <w:szCs w:val="24"/>
          <w:lang w:val="en-GB"/>
        </w:rPr>
        <w:t>. For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impacts from homicide after 2005. Results for all age-groups are shown in Additional file 1, Figures 4-9.</w:t>
      </w:r>
    </w:p>
    <w:p w14:paraId="4495B36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3E0F8C5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586F7D5"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i/>
          <w:sz w:val="24"/>
          <w:szCs w:val="24"/>
          <w:lang w:val="en-GB"/>
        </w:rPr>
      </w:pPr>
      <w:r>
        <w:rPr>
          <w:rFonts w:cs="Calibri"/>
          <w:i/>
          <w:sz w:val="24"/>
          <w:szCs w:val="24"/>
          <w:lang w:val="en-GB"/>
        </w:rPr>
        <w:t>Potential gains and causes of death in 2015</w:t>
      </w:r>
    </w:p>
    <w:p w14:paraId="55DEA29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59111ACE"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Figure 5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003E2C67"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C3A1D8B"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Every state in Mexico could increase survival by at least one year </w:t>
      </w:r>
      <w:del w:id="422" w:author="Tim Riffe" w:date="2018-07-04T18:26:00Z">
        <w:r>
          <w:rPr>
            <w:rFonts w:cs="Calibri"/>
            <w:sz w:val="24"/>
            <w:szCs w:val="24"/>
            <w:lang w:val="en-GB"/>
          </w:rPr>
          <w:delText>in</w:delText>
        </w:r>
      </w:del>
      <w:ins w:id="423" w:author="Tim Riffe" w:date="2018-07-04T18:26:00Z">
        <w:r>
          <w:rPr>
            <w:rFonts w:cs="Calibri"/>
            <w:sz w:val="24"/>
            <w:szCs w:val="24"/>
            <w:lang w:val="en-GB"/>
          </w:rPr>
          <w:t>on overage in</w:t>
        </w:r>
      </w:ins>
      <w:r>
        <w:rPr>
          <w:rFonts w:cs="Calibri"/>
          <w:sz w:val="24"/>
          <w:szCs w:val="24"/>
          <w:lang w:val="en-GB"/>
        </w:rPr>
        <w:t xml:space="preserve"> older adult ages if they were to achieve the low mortality benchmark. However, for 17 of them the gap with the benchmark is higher than 2 years, and for 3 states in the northern region it is greater than 3 years. </w:t>
      </w:r>
      <w:r>
        <w:rPr>
          <w:rFonts w:cs="Calibri"/>
          <w:sz w:val="24"/>
          <w:szCs w:val="24"/>
          <w:lang w:val="en-GB"/>
        </w:rPr>
        <w:lastRenderedPageBreak/>
        <w:t xml:space="preserve">For females, with the exception of Sinaloa and Nayarit, all </w:t>
      </w:r>
      <w:del w:id="424" w:author="Tim Riffe" w:date="2018-07-04T18:26:00Z">
        <w:r>
          <w:rPr>
            <w:rFonts w:cs="Calibri"/>
            <w:sz w:val="24"/>
            <w:szCs w:val="24"/>
            <w:lang w:val="en-GB"/>
          </w:rPr>
          <w:delText xml:space="preserve">the </w:delText>
        </w:r>
      </w:del>
      <w:r>
        <w:rPr>
          <w:rFonts w:cs="Calibri"/>
          <w:sz w:val="24"/>
          <w:szCs w:val="24"/>
          <w:lang w:val="en-GB"/>
        </w:rPr>
        <w:t>states show the potential to gain over an additional year of life between ages 50-84.</w:t>
      </w:r>
    </w:p>
    <w:p w14:paraId="0C8C4B3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D2D7C07"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More than half of these potential gains in life expectancy between ages 50 and 84 are due to medically amenable causes, diabetes, IHD,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Additional file 1, Figures 10-18. </w:t>
      </w:r>
    </w:p>
    <w:p w14:paraId="54FC0197"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2D5F12B"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Calibri"/>
          <w:sz w:val="24"/>
          <w:szCs w:val="24"/>
          <w:lang w:val="en-GB"/>
        </w:rPr>
      </w:pPr>
      <w:r>
        <w:rPr>
          <w:rFonts w:cs="Calibri"/>
          <w:sz w:val="24"/>
          <w:szCs w:val="24"/>
          <w:lang w:val="en-GB"/>
        </w:rPr>
        <w:t>[Figure 5 about here]</w:t>
      </w:r>
    </w:p>
    <w:p w14:paraId="4491ED5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 w:val="24"/>
          <w:szCs w:val="24"/>
          <w:lang w:val="en-GB"/>
        </w:rPr>
      </w:pPr>
    </w:p>
    <w:p w14:paraId="2D4BF475"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r>
        <w:rPr>
          <w:rFonts w:cs="Calibri"/>
          <w:b/>
          <w:sz w:val="24"/>
          <w:szCs w:val="24"/>
          <w:lang w:val="en-GB"/>
        </w:rPr>
        <w:t>Discussion</w:t>
      </w:r>
    </w:p>
    <w:p w14:paraId="55EE0704"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27900E7A"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In Mexico since 1990, life expectancy in three large age groups has followed discordant patterns of rise, stagnation, and deterioration. </w:t>
      </w:r>
      <w:del w:id="425" w:author="Tim Riffe" w:date="2018-07-04T18:28:00Z">
        <w:r>
          <w:rPr>
            <w:rFonts w:cs="Calibri"/>
            <w:sz w:val="24"/>
            <w:szCs w:val="24"/>
            <w:lang w:val="en-GB"/>
          </w:rPr>
          <w:delText>Such</w:delText>
        </w:r>
      </w:del>
      <w:ins w:id="426" w:author="Tim Riffe" w:date="2018-07-04T18:28:00Z">
        <w:r>
          <w:rPr>
            <w:rFonts w:cs="Calibri"/>
            <w:sz w:val="24"/>
            <w:szCs w:val="24"/>
            <w:lang w:val="en-GB"/>
          </w:rPr>
          <w:t>These</w:t>
        </w:r>
      </w:ins>
      <w:r>
        <w:rPr>
          <w:rFonts w:cs="Calibri"/>
          <w:sz w:val="24"/>
          <w:szCs w:val="24"/>
          <w:lang w:val="en-GB"/>
        </w:rPr>
        <w:t xml:space="preserve"> patterns </w:t>
      </w:r>
      <w:del w:id="427" w:author="Tim Riffe" w:date="2018-07-04T18:28:00Z">
        <w:r>
          <w:rPr>
            <w:rFonts w:cs="Calibri"/>
            <w:sz w:val="24"/>
            <w:szCs w:val="24"/>
            <w:lang w:val="en-GB"/>
          </w:rPr>
          <w:delText>have been</w:delText>
        </w:r>
      </w:del>
      <w:ins w:id="428" w:author="Tim Riffe" w:date="2018-07-04T18:28:00Z">
        <w:r>
          <w:rPr>
            <w:rFonts w:cs="Calibri"/>
            <w:sz w:val="24"/>
            <w:szCs w:val="24"/>
            <w:lang w:val="en-GB"/>
          </w:rPr>
          <w:t>were</w:t>
        </w:r>
      </w:ins>
      <w:r>
        <w:rPr>
          <w:rFonts w:cs="Calibri"/>
          <w:sz w:val="24"/>
          <w:szCs w:val="24"/>
          <w:lang w:val="en-GB"/>
        </w:rPr>
        <w:t xml:space="preserve"> driven mainly by causes of death that </w:t>
      </w:r>
      <w:del w:id="429" w:author="Tim Riffe" w:date="2018-07-04T18:28:00Z">
        <w:r>
          <w:rPr>
            <w:rFonts w:cs="Calibri"/>
            <w:sz w:val="24"/>
            <w:szCs w:val="24"/>
            <w:lang w:val="en-GB"/>
          </w:rPr>
          <w:delText>are</w:delText>
        </w:r>
      </w:del>
      <w:ins w:id="430" w:author="Tim Riffe" w:date="2018-07-04T18:28:00Z">
        <w:del w:id="431" w:author="José Manuel Aburto" w:date="2018-07-04T20:02:00Z">
          <w:r w:rsidDel="00E95E6D">
            <w:rPr>
              <w:rFonts w:cs="Calibri"/>
              <w:sz w:val="24"/>
              <w:szCs w:val="24"/>
              <w:lang w:val="en-GB"/>
            </w:rPr>
            <w:delText>considered</w:delText>
          </w:r>
        </w:del>
      </w:ins>
      <w:r>
        <w:rPr>
          <w:rFonts w:cs="Calibri"/>
          <w:sz w:val="24"/>
          <w:szCs w:val="24"/>
          <w:lang w:val="en-GB"/>
        </w:rPr>
        <w:t xml:space="preserve"> amenable to medical service (such as infectious and respiratory diseases) and health behavio</w:t>
      </w:r>
      <w:ins w:id="432" w:author="Tim Riffe" w:date="2018-07-04T11:53:00Z">
        <w:r>
          <w:rPr>
            <w:rFonts w:cs="Calibri"/>
            <w:sz w:val="24"/>
            <w:szCs w:val="24"/>
            <w:lang w:val="en-GB"/>
          </w:rPr>
          <w:t>u</w:t>
        </w:r>
      </w:ins>
      <w:r>
        <w:rPr>
          <w:rFonts w:cs="Calibri"/>
          <w:sz w:val="24"/>
          <w:szCs w:val="24"/>
          <w:lang w:val="en-GB"/>
        </w:rPr>
        <w:t>rs (such as homicides, suicide, diabetes, IHD, and cirrhosis)</w:t>
      </w:r>
      <w:del w:id="433" w:author="Tim Riffe" w:date="2018-07-04T18:29:00Z">
        <w:r>
          <w:rPr>
            <w:rFonts w:cs="Calibri"/>
            <w:sz w:val="24"/>
            <w:szCs w:val="24"/>
            <w:lang w:val="en-GB"/>
          </w:rPr>
          <w:delText xml:space="preserve"> as subcategories of the broader concept of Avoidable/Amenable mortality (AM)</w:delText>
        </w:r>
      </w:del>
      <w:r>
        <w:rPr>
          <w:rFonts w:cs="Calibri"/>
          <w:sz w:val="24"/>
          <w:szCs w:val="24"/>
          <w:lang w:val="en-GB"/>
        </w:rPr>
        <w:t xml:space="preserve">. Patterns in these two large cause-of-death categories led to </w:t>
      </w:r>
      <w:commentRangeStart w:id="434"/>
      <w:r>
        <w:rPr>
          <w:rFonts w:cs="Calibri"/>
          <w:sz w:val="24"/>
          <w:szCs w:val="24"/>
          <w:lang w:val="en-GB"/>
        </w:rPr>
        <w:t>contrasting</w:t>
      </w:r>
      <w:commentRangeEnd w:id="434"/>
      <w:ins w:id="435" w:author="Tim Riffe" w:date="2018-07-04T18:29:00Z">
        <w:r>
          <w:rPr>
            <w:rFonts w:cs="Calibri"/>
            <w:sz w:val="24"/>
            <w:szCs w:val="24"/>
            <w:lang w:val="en-GB"/>
          </w:rPr>
          <w:commentReference w:id="434"/>
        </w:r>
      </w:ins>
      <w:r>
        <w:rPr>
          <w:rFonts w:cs="Calibri"/>
          <w:sz w:val="24"/>
          <w:szCs w:val="24"/>
          <w:lang w:val="en-GB"/>
        </w:rPr>
        <w:t xml:space="preserve"> levels of inequality in the country. </w:t>
      </w:r>
    </w:p>
    <w:p w14:paraId="5C8838FB"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0FEED24"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Life expectancy below age 15 converged towards the low mortality benchmark and maximum survival in all 32 Mexican states. These results underscore public health interventions aimed at </w:t>
      </w:r>
      <w:del w:id="436" w:author="Tim Riffe" w:date="2018-07-04T18:30:00Z">
        <w:r>
          <w:rPr>
            <w:rFonts w:cs="Calibri"/>
            <w:sz w:val="24"/>
            <w:szCs w:val="24"/>
            <w:lang w:val="en-GB"/>
          </w:rPr>
          <w:delText>youngest ages</w:delText>
        </w:r>
      </w:del>
      <w:ins w:id="437" w:author="Tim Riffe" w:date="2018-07-04T18:30:00Z">
        <w:r>
          <w:rPr>
            <w:rFonts w:cs="Calibri"/>
            <w:sz w:val="24"/>
            <w:szCs w:val="24"/>
            <w:lang w:val="en-GB"/>
          </w:rPr>
          <w:t>i</w:t>
        </w:r>
      </w:ins>
      <w:ins w:id="438" w:author="Tim Riffe" w:date="2018-07-04T18:31:00Z">
        <w:r>
          <w:rPr>
            <w:rFonts w:cs="Calibri"/>
            <w:sz w:val="24"/>
            <w:szCs w:val="24"/>
            <w:lang w:val="en-GB"/>
          </w:rPr>
          <w:t>nfants and children</w:t>
        </w:r>
      </w:ins>
      <w:r>
        <w:rPr>
          <w:rFonts w:cs="Calibri"/>
          <w:sz w:val="24"/>
          <w:szCs w:val="24"/>
          <w:lang w:val="en-GB"/>
        </w:rPr>
        <w:t xml:space="preserve">. This is supported by evidence that vaccination coverage has been achieved for the entire young population, and that health insurance coverage has improved, due to vaccination programs and the implementation of </w:t>
      </w:r>
      <w:r>
        <w:rPr>
          <w:rFonts w:cs="Calibri"/>
          <w:i/>
          <w:sz w:val="24"/>
          <w:szCs w:val="24"/>
          <w:lang w:val="en-GB"/>
        </w:rPr>
        <w:t>Seguro Popular</w:t>
      </w:r>
      <w:r>
        <w:rPr>
          <w:rFonts w:cs="Calibri"/>
          <w:sz w:val="24"/>
          <w:szCs w:val="24"/>
          <w:lang w:val="en-GB"/>
        </w:rPr>
        <w:t xml:space="preserve"> along with</w:t>
      </w:r>
      <w:commentRangeStart w:id="439"/>
      <w:r>
        <w:rPr>
          <w:rFonts w:cs="Calibri"/>
          <w:sz w:val="24"/>
          <w:szCs w:val="24"/>
          <w:lang w:val="en-GB"/>
        </w:rPr>
        <w:t xml:space="preserve"> </w:t>
      </w:r>
      <w:ins w:id="440" w:author="Tim Riffe" w:date="2018-07-04T18:33:00Z">
        <w:r>
          <w:rPr>
            <w:rFonts w:cs="Calibri"/>
            <w:sz w:val="24"/>
            <w:szCs w:val="24"/>
            <w:lang w:val="en-GB"/>
          </w:rPr>
          <w:t xml:space="preserve">improvements in </w:t>
        </w:r>
      </w:ins>
      <w:r>
        <w:rPr>
          <w:rFonts w:cs="Calibri"/>
          <w:sz w:val="24"/>
          <w:szCs w:val="24"/>
          <w:lang w:val="en-GB"/>
        </w:rPr>
        <w:t>previous</w:t>
      </w:r>
      <w:ins w:id="441" w:author="Tim Riffe" w:date="2018-07-04T18:33:00Z">
        <w:r>
          <w:rPr>
            <w:rFonts w:cs="Calibri"/>
            <w:sz w:val="24"/>
            <w:szCs w:val="24"/>
            <w:lang w:val="en-GB"/>
          </w:rPr>
          <w:t>ly</w:t>
        </w:r>
      </w:ins>
      <w:r>
        <w:rPr>
          <w:rFonts w:cs="Calibri"/>
          <w:sz w:val="24"/>
          <w:szCs w:val="24"/>
          <w:lang w:val="en-GB"/>
        </w:rPr>
        <w:t xml:space="preserve"> </w:t>
      </w:r>
      <w:del w:id="442" w:author="Tim Riffe" w:date="2018-07-04T18:33:00Z">
        <w:r>
          <w:rPr>
            <w:rFonts w:cs="Calibri"/>
            <w:sz w:val="24"/>
            <w:szCs w:val="24"/>
            <w:lang w:val="en-GB"/>
          </w:rPr>
          <w:delText>established</w:delText>
        </w:r>
      </w:del>
      <w:ins w:id="443" w:author="Tim Riffe" w:date="2018-07-04T18:33:00Z">
        <w:r>
          <w:rPr>
            <w:rFonts w:cs="Calibri"/>
            <w:sz w:val="24"/>
            <w:szCs w:val="24"/>
            <w:lang w:val="en-GB"/>
          </w:rPr>
          <w:t>existing</w:t>
        </w:r>
        <w:commentRangeEnd w:id="439"/>
        <w:r>
          <w:rPr>
            <w:rFonts w:cs="Calibri"/>
            <w:sz w:val="24"/>
            <w:szCs w:val="24"/>
            <w:lang w:val="en-GB"/>
          </w:rPr>
          <w:commentReference w:id="439"/>
        </w:r>
      </w:ins>
      <w:r>
        <w:rPr>
          <w:rFonts w:cs="Calibri"/>
          <w:sz w:val="24"/>
          <w:szCs w:val="24"/>
          <w:lang w:val="en-GB"/>
        </w:rPr>
        <w:t xml:space="preserve"> health systems, respectively.</w:t>
      </w:r>
      <w:r>
        <w:rPr>
          <w:rFonts w:cs="Calibri"/>
          <w:sz w:val="24"/>
          <w:szCs w:val="24"/>
          <w:vertAlign w:val="superscript"/>
          <w:lang w:val="en-GB"/>
        </w:rPr>
        <w:t>9</w:t>
      </w:r>
      <w:r>
        <w:rPr>
          <w:rFonts w:cs="Calibri"/>
          <w:sz w:val="24"/>
          <w:szCs w:val="24"/>
          <w:lang w:val="en-GB"/>
        </w:rPr>
        <w:t xml:space="preserve"> Causes amenable to medical service are at the heart of such improvements, consisting of decreases in infectious and respiratory diseases associated with public health interventions targeting children.</w:t>
      </w:r>
      <w:r>
        <w:rPr>
          <w:rFonts w:cs="Calibri"/>
          <w:sz w:val="24"/>
          <w:szCs w:val="24"/>
          <w:vertAlign w:val="superscript"/>
          <w:lang w:val="en-GB"/>
        </w:rPr>
        <w:t>6</w:t>
      </w:r>
      <w:r>
        <w:rPr>
          <w:rFonts w:cs="Calibri"/>
          <w:sz w:val="24"/>
          <w:szCs w:val="24"/>
          <w:lang w:val="en-GB"/>
        </w:rPr>
        <w:t xml:space="preserve"> For example, Puebla and Tlaxcala (in the South and central regions respectively) were the states with the lowest life expectancy below age 15 in 1990</w:t>
      </w:r>
      <w:ins w:id="444" w:author="Tim Riffe" w:date="2018-07-04T18:34:00Z">
        <w:r>
          <w:rPr>
            <w:rFonts w:cs="Calibri"/>
            <w:sz w:val="24"/>
            <w:szCs w:val="24"/>
            <w:lang w:val="en-GB"/>
          </w:rPr>
          <w:t>, but</w:t>
        </w:r>
      </w:ins>
      <w:r>
        <w:rPr>
          <w:rFonts w:cs="Calibri"/>
          <w:sz w:val="24"/>
          <w:szCs w:val="24"/>
          <w:lang w:val="en-GB"/>
        </w:rPr>
        <w:t xml:space="preserve"> </w:t>
      </w:r>
      <w:ins w:id="445" w:author="Tim Riffe" w:date="2018-07-04T18:34:00Z">
        <w:r>
          <w:rPr>
            <w:rFonts w:cs="Calibri"/>
            <w:sz w:val="24"/>
            <w:szCs w:val="24"/>
            <w:lang w:val="en-GB"/>
          </w:rPr>
          <w:t xml:space="preserve">they </w:t>
        </w:r>
      </w:ins>
      <w:del w:id="446" w:author="Tim Riffe" w:date="2018-07-04T18:34:00Z">
        <w:r>
          <w:rPr>
            <w:rFonts w:cs="Calibri"/>
            <w:sz w:val="24"/>
            <w:szCs w:val="24"/>
            <w:lang w:val="en-GB"/>
          </w:rPr>
          <w:delText>and</w:delText>
        </w:r>
      </w:del>
      <w:r>
        <w:rPr>
          <w:rFonts w:cs="Calibri"/>
          <w:sz w:val="24"/>
          <w:szCs w:val="24"/>
          <w:lang w:val="en-GB"/>
        </w:rPr>
        <w:t xml:space="preserve"> have </w:t>
      </w:r>
      <w:ins w:id="447" w:author="Tim Riffe" w:date="2018-07-04T18:35:00Z">
        <w:r>
          <w:rPr>
            <w:rFonts w:cs="Calibri"/>
            <w:sz w:val="24"/>
            <w:szCs w:val="24"/>
            <w:lang w:val="en-GB"/>
          </w:rPr>
          <w:t xml:space="preserve">since </w:t>
        </w:r>
      </w:ins>
      <w:r>
        <w:rPr>
          <w:rFonts w:cs="Calibri"/>
          <w:sz w:val="24"/>
          <w:szCs w:val="24"/>
          <w:lang w:val="en-GB"/>
        </w:rPr>
        <w:t>improved by more than half a year</w:t>
      </w:r>
      <w:del w:id="448" w:author="Tim Riffe" w:date="2018-07-04T18:35:00Z">
        <w:r>
          <w:rPr>
            <w:rFonts w:cs="Calibri"/>
            <w:sz w:val="24"/>
            <w:szCs w:val="24"/>
            <w:lang w:val="en-GB"/>
          </w:rPr>
          <w:delText xml:space="preserve"> since then</w:delText>
        </w:r>
      </w:del>
      <w:r>
        <w:rPr>
          <w:rFonts w:cs="Calibri"/>
          <w:sz w:val="24"/>
          <w:szCs w:val="24"/>
          <w:lang w:val="en-GB"/>
        </w:rPr>
        <w:t xml:space="preserve">. Moreover, the average over states improved from 14.5 in 1990 to 14.8 in 2015, with no state below 14.7. As a result of continuous and nationwide convergence towards the low mortality benchmark, inequalities between states in life expectancy below age 15 have been reduced. </w:t>
      </w:r>
    </w:p>
    <w:p w14:paraId="7EDC76D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AC8CEA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 xml:space="preserve">Opposing the optimistic trend </w:t>
      </w:r>
      <w:del w:id="449" w:author="Tim Riffe" w:date="2018-07-04T18:35:00Z">
        <w:r>
          <w:rPr>
            <w:rFonts w:cs="Calibri"/>
            <w:sz w:val="24"/>
            <w:szCs w:val="24"/>
            <w:lang w:val="en-GB"/>
          </w:rPr>
          <w:delText>in the under-15 population</w:delText>
        </w:r>
      </w:del>
      <w:ins w:id="450" w:author="Tim Riffe" w:date="2018-07-04T18:35:00Z">
        <w:r>
          <w:rPr>
            <w:rFonts w:cs="Calibri"/>
            <w:sz w:val="24"/>
            <w:szCs w:val="24"/>
            <w:lang w:val="en-GB"/>
          </w:rPr>
          <w:t>of infants and children</w:t>
        </w:r>
      </w:ins>
      <w:r>
        <w:rPr>
          <w:rFonts w:cs="Calibri"/>
          <w:sz w:val="24"/>
          <w:szCs w:val="24"/>
          <w:lang w:val="en-GB"/>
        </w:rPr>
        <w:t>,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Pr>
          <w:rFonts w:cs="Calibri"/>
          <w:sz w:val="24"/>
          <w:szCs w:val="24"/>
          <w:vertAlign w:val="superscript"/>
          <w:lang w:val="en-GB"/>
        </w:rPr>
        <w:t>3</w:t>
      </w:r>
      <w:r>
        <w:rPr>
          <w:rFonts w:cs="Calibri"/>
          <w:sz w:val="24"/>
          <w:szCs w:val="24"/>
          <w:lang w:val="en-GB"/>
        </w:rPr>
        <w:t xml:space="preserve"> and with the reversal experienced in life expectancy in most states between 2005 and 2010.</w:t>
      </w:r>
      <w:r>
        <w:rPr>
          <w:rFonts w:cs="Calibri"/>
          <w:sz w:val="24"/>
          <w:szCs w:val="24"/>
          <w:vertAlign w:val="superscript"/>
          <w:lang w:val="en-GB"/>
        </w:rPr>
        <w:t>14</w:t>
      </w:r>
      <w:r>
        <w:rPr>
          <w:rFonts w:cs="Calibri"/>
          <w:sz w:val="24"/>
          <w:szCs w:val="24"/>
          <w:lang w:val="en-GB"/>
        </w:rPr>
        <w:t xml:space="preserve"> Our results extend such findings by adding five years of data and segmenting by </w:t>
      </w:r>
      <w:ins w:id="451" w:author="Tim Riffe" w:date="2018-07-04T18:36:00Z">
        <w:r>
          <w:rPr>
            <w:rFonts w:cs="Calibri"/>
            <w:sz w:val="24"/>
            <w:szCs w:val="24"/>
            <w:lang w:val="en-GB"/>
          </w:rPr>
          <w:t xml:space="preserve">three </w:t>
        </w:r>
      </w:ins>
      <w:del w:id="452" w:author="Tim Riffe" w:date="2018-07-04T18:36:00Z">
        <w:r>
          <w:rPr>
            <w:rFonts w:cs="Calibri"/>
            <w:sz w:val="24"/>
            <w:szCs w:val="24"/>
            <w:lang w:val="en-GB"/>
          </w:rPr>
          <w:delText xml:space="preserve">specific </w:delText>
        </w:r>
      </w:del>
      <w:r>
        <w:rPr>
          <w:rFonts w:cs="Calibri"/>
          <w:sz w:val="24"/>
          <w:szCs w:val="24"/>
          <w:lang w:val="en-GB"/>
        </w:rPr>
        <w:t>age groups</w:t>
      </w:r>
      <w:ins w:id="453" w:author="Tim Riffe" w:date="2018-07-04T18:37:00Z">
        <w:r>
          <w:rPr>
            <w:rFonts w:cs="Calibri"/>
            <w:sz w:val="24"/>
            <w:szCs w:val="24"/>
            <w:lang w:val="en-GB"/>
          </w:rPr>
          <w:t xml:space="preserve"> capturing stages of the life course</w:t>
        </w:r>
      </w:ins>
      <w:r>
        <w:rPr>
          <w:rFonts w:cs="Calibri"/>
          <w:sz w:val="24"/>
          <w:szCs w:val="24"/>
          <w:lang w:val="en-GB"/>
        </w:rPr>
        <w:t xml:space="preserve">. We found that after ten years of the unexpected rise in </w:t>
      </w:r>
      <w:r>
        <w:rPr>
          <w:rFonts w:cs="Calibri"/>
          <w:sz w:val="24"/>
          <w:szCs w:val="24"/>
          <w:lang w:val="en-GB"/>
        </w:rPr>
        <w:lastRenderedPageBreak/>
        <w:t xml:space="preserve">homicide mortality, most states have experienced a slow and partial recovery since 2010. However, the impact of homicide is still higher than the levels observed </w:t>
      </w:r>
      <w:del w:id="454" w:author="Tim Riffe" w:date="2018-07-04T18:37:00Z">
        <w:r>
          <w:rPr>
            <w:rFonts w:cs="Calibri"/>
            <w:sz w:val="24"/>
            <w:szCs w:val="24"/>
            <w:lang w:val="en-GB"/>
          </w:rPr>
          <w:delText>in</w:delText>
        </w:r>
      </w:del>
      <w:ins w:id="455" w:author="Tim Riffe" w:date="2018-07-04T18:37:00Z">
        <w:r>
          <w:rPr>
            <w:rFonts w:cs="Calibri"/>
            <w:sz w:val="24"/>
            <w:szCs w:val="24"/>
            <w:lang w:val="en-GB"/>
          </w:rPr>
          <w:t>pre</w:t>
        </w:r>
      </w:ins>
      <w:ins w:id="456" w:author="Tim Riffe" w:date="2018-07-04T18:38:00Z">
        <w:r>
          <w:rPr>
            <w:rFonts w:cs="Calibri"/>
            <w:sz w:val="24"/>
            <w:szCs w:val="24"/>
            <w:lang w:val="en-GB"/>
          </w:rPr>
          <w:t>-</w:t>
        </w:r>
      </w:ins>
      <w:del w:id="457" w:author="Tim Riffe" w:date="2018-07-04T18:38:00Z">
        <w:r>
          <w:rPr>
            <w:rFonts w:cs="Calibri"/>
            <w:sz w:val="24"/>
            <w:szCs w:val="24"/>
            <w:lang w:val="en-GB"/>
          </w:rPr>
          <w:delText xml:space="preserve"> </w:delText>
        </w:r>
      </w:del>
      <w:r>
        <w:rPr>
          <w:rFonts w:cs="Calibri"/>
          <w:sz w:val="24"/>
          <w:szCs w:val="24"/>
          <w:lang w:val="en-GB"/>
        </w:rPr>
        <w:t xml:space="preserve">2005. Between 2010 and 2015, </w:t>
      </w:r>
      <w:del w:id="458" w:author="Tim Riffe" w:date="2018-07-04T18:38:00Z">
        <w:r>
          <w:rPr>
            <w:rFonts w:cs="Calibri"/>
            <w:sz w:val="24"/>
            <w:szCs w:val="24"/>
            <w:lang w:val="en-GB"/>
          </w:rPr>
          <w:delText>this cause of death</w:delText>
        </w:r>
      </w:del>
      <w:ins w:id="459" w:author="Tim Riffe" w:date="2018-07-04T18:38:00Z">
        <w:r>
          <w:rPr>
            <w:rFonts w:cs="Calibri"/>
            <w:sz w:val="24"/>
            <w:szCs w:val="24"/>
            <w:lang w:val="en-GB"/>
          </w:rPr>
          <w:t>homicide</w:t>
        </w:r>
      </w:ins>
      <w:r>
        <w:rPr>
          <w:rFonts w:cs="Calibri"/>
          <w:sz w:val="24"/>
          <w:szCs w:val="24"/>
          <w:lang w:val="en-GB"/>
        </w:rPr>
        <w:t xml:space="preserve"> 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of the southern state of Yucatán, which in this case makes up 100% of the benchmark. Moreover, health inequalities in life expectancy between states followed the rise in homicides after 2005 (Figure 2), and the considerable discordance between age-groups (Figure 3) was likely due in great part to homicide mortality in ages 15-49. It is unclear how these levels of state life expectancy will change with the new reports which highlight a three year increase in homicide in Mexico.</w:t>
      </w:r>
      <w:r>
        <w:rPr>
          <w:rFonts w:cs="Calibri"/>
          <w:sz w:val="24"/>
          <w:szCs w:val="24"/>
          <w:vertAlign w:val="superscript"/>
          <w:lang w:val="en-GB"/>
        </w:rPr>
        <w:t>23,</w:t>
      </w:r>
      <w:r>
        <w:rPr>
          <w:rStyle w:val="EndnoteAnchor"/>
          <w:rFonts w:cs="Calibri"/>
          <w:sz w:val="24"/>
          <w:szCs w:val="24"/>
          <w:lang w:val="en-GB"/>
        </w:rPr>
        <w:endnoteReference w:id="2"/>
      </w:r>
      <w:r>
        <w:rPr>
          <w:rFonts w:cs="Calibri"/>
          <w:sz w:val="24"/>
          <w:szCs w:val="24"/>
          <w:lang w:val="en-GB"/>
        </w:rPr>
        <w:t xml:space="preserve"> Further, the exposure that people have had to violence has triggered mental health problems, e.g. population perceived vulnerability.</w:t>
      </w:r>
      <w:r>
        <w:rPr>
          <w:rFonts w:cs="Calibri"/>
          <w:sz w:val="24"/>
          <w:szCs w:val="24"/>
          <w:vertAlign w:val="superscript"/>
          <w:lang w:val="en-GB"/>
        </w:rPr>
        <w:t>15</w:t>
      </w:r>
      <w:r>
        <w:rPr>
          <w:rFonts w:cs="Calibri"/>
          <w:sz w:val="24"/>
          <w:szCs w:val="24"/>
          <w:lang w:val="en-GB"/>
        </w:rPr>
        <w:t xml:space="preserve"> At the same time suicide is strongly linked to mental disorders.</w:t>
      </w:r>
      <w:r>
        <w:rPr>
          <w:rFonts w:cs="Calibri"/>
          <w:sz w:val="24"/>
          <w:szCs w:val="24"/>
          <w:vertAlign w:val="superscript"/>
          <w:lang w:val="en-GB"/>
        </w:rPr>
        <w:t>35</w:t>
      </w:r>
      <w:r>
        <w:rPr>
          <w:rFonts w:cs="Calibri"/>
          <w:sz w:val="24"/>
          <w:szCs w:val="24"/>
          <w:lang w:val="en-GB"/>
        </w:rPr>
        <w:t xml:space="preserve"> Thus, if the Mexican health system does not have proper interventions to handle the mental health needs of the population, an increase in suicides might be observed in the future.</w:t>
      </w:r>
    </w:p>
    <w:p w14:paraId="34ABE84E"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1FBCEE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The population aged 50-84 shows the largest low mortality benchmark gap in both females and males. Out of 35 livable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the majority of the gap with the benchmark mortality with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 and cirrhosis since 2000.</w:t>
      </w:r>
      <w:r>
        <w:rPr>
          <w:rFonts w:cs="Calibri"/>
          <w:sz w:val="24"/>
          <w:szCs w:val="24"/>
          <w:vertAlign w:val="superscript"/>
          <w:lang w:val="en-GB"/>
        </w:rPr>
        <w:t>16</w:t>
      </w:r>
      <w:r>
        <w:rPr>
          <w:rFonts w:cs="Calibri"/>
          <w:sz w:val="24"/>
          <w:szCs w:val="24"/>
          <w:lang w:val="en-GB"/>
        </w:rPr>
        <w:t xml:space="preserve"> Lung cancer and homicides had a lower impact on life expectancy for this age group, and both are higher in the northern part of the country. </w:t>
      </w:r>
    </w:p>
    <w:p w14:paraId="743C5FB5"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B309804"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r>
        <w:rPr>
          <w:rFonts w:cs="Calibri"/>
          <w:b/>
          <w:sz w:val="24"/>
          <w:szCs w:val="24"/>
          <w:lang w:val="en-GB"/>
        </w:rPr>
        <w:t>Strengths and limitations of the study</w:t>
      </w:r>
    </w:p>
    <w:p w14:paraId="2244B5A2" w14:textId="03DEC16D"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del w:id="460" w:author="Tim Riffe" w:date="2018-07-04T11:56:00Z">
        <w:r>
          <w:rPr>
            <w:rFonts w:cs="Calibri"/>
            <w:sz w:val="24"/>
            <w:szCs w:val="24"/>
            <w:lang w:val="en-GB"/>
          </w:rPr>
          <w:delText>The methodology we performed</w:delText>
        </w:r>
      </w:del>
      <w:ins w:id="461" w:author="Tim Riffe" w:date="2018-07-04T11:56:00Z">
        <w:r>
          <w:rPr>
            <w:rFonts w:cs="Calibri"/>
            <w:sz w:val="24"/>
            <w:szCs w:val="24"/>
            <w:lang w:val="en-GB"/>
          </w:rPr>
          <w:t>Our analytical approach</w:t>
        </w:r>
      </w:ins>
      <w:r>
        <w:rPr>
          <w:rFonts w:cs="Calibri"/>
          <w:sz w:val="24"/>
          <w:szCs w:val="24"/>
          <w:lang w:val="en-GB"/>
        </w:rPr>
        <w:t xml:space="preserve"> enables </w:t>
      </w:r>
      <w:ins w:id="462" w:author="Tim Riffe" w:date="2018-07-04T11:56:00Z">
        <w:r>
          <w:rPr>
            <w:rFonts w:cs="Calibri"/>
            <w:sz w:val="24"/>
            <w:szCs w:val="24"/>
            <w:lang w:val="en-GB"/>
          </w:rPr>
          <w:t xml:space="preserve">us </w:t>
        </w:r>
      </w:ins>
      <w:r>
        <w:rPr>
          <w:rFonts w:cs="Calibri"/>
          <w:sz w:val="24"/>
          <w:szCs w:val="24"/>
          <w:lang w:val="en-GB"/>
        </w:rPr>
        <w:t xml:space="preserve">to measure the </w:t>
      </w:r>
      <w:del w:id="463" w:author="Tim Riffe" w:date="2018-07-04T18:44:00Z">
        <w:r>
          <w:rPr>
            <w:rFonts w:cs="Calibri"/>
            <w:sz w:val="24"/>
            <w:szCs w:val="24"/>
            <w:lang w:val="en-GB"/>
          </w:rPr>
          <w:delText>impact of</w:delText>
        </w:r>
      </w:del>
      <w:ins w:id="464" w:author="Tim Riffe" w:date="2018-07-04T18:44:00Z">
        <w:r>
          <w:rPr>
            <w:rFonts w:cs="Calibri"/>
            <w:sz w:val="24"/>
            <w:szCs w:val="24"/>
            <w:lang w:val="en-GB"/>
          </w:rPr>
          <w:t xml:space="preserve"> years of life expectancy that could be gained</w:t>
        </w:r>
      </w:ins>
      <w:ins w:id="465" w:author="Tim Riffe" w:date="2018-07-04T18:45:00Z">
        <w:r>
          <w:rPr>
            <w:rFonts w:cs="Calibri"/>
            <w:sz w:val="24"/>
            <w:szCs w:val="24"/>
            <w:lang w:val="en-GB"/>
          </w:rPr>
          <w:t xml:space="preserve"> in Mexican states by improving</w:t>
        </w:r>
      </w:ins>
      <w:r>
        <w:rPr>
          <w:rFonts w:cs="Calibri"/>
          <w:sz w:val="24"/>
          <w:szCs w:val="24"/>
          <w:lang w:val="en-GB"/>
        </w:rPr>
        <w:t xml:space="preserve"> medically amenable mortality and behavio</w:t>
      </w:r>
      <w:ins w:id="466" w:author="Tim Riffe" w:date="2018-07-04T12:24:00Z">
        <w:r>
          <w:rPr>
            <w:rFonts w:cs="Calibri"/>
            <w:sz w:val="24"/>
            <w:szCs w:val="24"/>
            <w:lang w:val="en-GB"/>
          </w:rPr>
          <w:t>u</w:t>
        </w:r>
      </w:ins>
      <w:r>
        <w:rPr>
          <w:rFonts w:cs="Calibri"/>
          <w:sz w:val="24"/>
          <w:szCs w:val="24"/>
          <w:lang w:val="en-GB"/>
        </w:rPr>
        <w:t xml:space="preserve">r-related mortality </w:t>
      </w:r>
      <w:ins w:id="467" w:author="Tim Riffe" w:date="2018-07-04T18:46:00Z">
        <w:r>
          <w:rPr>
            <w:rFonts w:cs="Calibri"/>
            <w:sz w:val="24"/>
            <w:szCs w:val="24"/>
            <w:lang w:val="en-GB"/>
          </w:rPr>
          <w:t>to the lowest levels presently observed in Mexico</w:t>
        </w:r>
      </w:ins>
      <w:del w:id="468" w:author="Tim Riffe" w:date="2018-07-04T11:57:00Z">
        <w:r>
          <w:rPr>
            <w:rFonts w:cs="Calibri"/>
            <w:sz w:val="24"/>
            <w:szCs w:val="24"/>
            <w:lang w:val="en-GB"/>
          </w:rPr>
          <w:delText>on</w:delText>
        </w:r>
      </w:del>
      <w:del w:id="469" w:author="Tim Riffe" w:date="2018-07-04T18:46:00Z">
        <w:r>
          <w:rPr>
            <w:rFonts w:cs="Calibri"/>
            <w:sz w:val="24"/>
            <w:szCs w:val="24"/>
            <w:lang w:val="en-GB"/>
          </w:rPr>
          <w:delText xml:space="preserve"> life expectancy </w:delText>
        </w:r>
      </w:del>
      <w:del w:id="470" w:author="Tim Riffe" w:date="2018-07-04T11:57:00Z">
        <w:r>
          <w:rPr>
            <w:rFonts w:cs="Calibri"/>
            <w:sz w:val="24"/>
            <w:szCs w:val="24"/>
            <w:lang w:val="en-GB"/>
          </w:rPr>
          <w:delText>relative</w:delText>
        </w:r>
      </w:del>
      <w:del w:id="471" w:author="Tim Riffe" w:date="2018-07-04T18:46:00Z">
        <w:r>
          <w:rPr>
            <w:rFonts w:cs="Calibri"/>
            <w:sz w:val="24"/>
            <w:szCs w:val="24"/>
            <w:lang w:val="en-GB"/>
          </w:rPr>
          <w:delText xml:space="preserve"> to a low mortality benchmark in three large age groups</w:delText>
        </w:r>
      </w:del>
      <w:r>
        <w:rPr>
          <w:rFonts w:cs="Calibri"/>
          <w:sz w:val="24"/>
          <w:szCs w:val="24"/>
          <w:lang w:val="en-GB"/>
        </w:rPr>
        <w:t xml:space="preserve">. </w:t>
      </w:r>
      <w:del w:id="472" w:author="Tim Riffe" w:date="2018-07-04T18:46:00Z">
        <w:r>
          <w:rPr>
            <w:rFonts w:cs="Calibri"/>
            <w:sz w:val="24"/>
            <w:szCs w:val="24"/>
            <w:lang w:val="en-GB"/>
          </w:rPr>
          <w:delText>It</w:delText>
        </w:r>
      </w:del>
      <w:ins w:id="473" w:author="Tim Riffe" w:date="2018-07-04T18:46:00Z">
        <w:r>
          <w:rPr>
            <w:rFonts w:cs="Calibri"/>
            <w:sz w:val="24"/>
            <w:szCs w:val="24"/>
            <w:lang w:val="en-GB"/>
          </w:rPr>
          <w:t>This concept</w:t>
        </w:r>
      </w:ins>
      <w:r>
        <w:rPr>
          <w:rFonts w:cs="Calibri"/>
          <w:sz w:val="24"/>
          <w:szCs w:val="24"/>
          <w:lang w:val="en-GB"/>
        </w:rPr>
        <w:t xml:space="preserve"> allows </w:t>
      </w:r>
      <w:ins w:id="474" w:author="Tim Riffe" w:date="2018-07-04T18:47:00Z">
        <w:r>
          <w:rPr>
            <w:rFonts w:cs="Calibri"/>
            <w:sz w:val="24"/>
            <w:szCs w:val="24"/>
            <w:lang w:val="en-GB"/>
          </w:rPr>
          <w:t xml:space="preserve">us </w:t>
        </w:r>
      </w:ins>
      <w:r>
        <w:rPr>
          <w:rFonts w:cs="Calibri"/>
          <w:sz w:val="24"/>
          <w:szCs w:val="24"/>
          <w:lang w:val="en-GB"/>
        </w:rPr>
        <w:t>to analy</w:t>
      </w:r>
      <w:del w:id="475" w:author="Tim Riffe" w:date="2018-07-04T11:47:00Z">
        <w:r>
          <w:rPr>
            <w:rFonts w:cs="Calibri"/>
            <w:sz w:val="24"/>
            <w:szCs w:val="24"/>
            <w:lang w:val="en-GB"/>
          </w:rPr>
          <w:delText>z</w:delText>
        </w:r>
      </w:del>
      <w:ins w:id="476" w:author="Tim Riffe" w:date="2018-07-04T11:47:00Z">
        <w:r>
          <w:rPr>
            <w:rFonts w:cs="Calibri"/>
            <w:sz w:val="24"/>
            <w:szCs w:val="24"/>
            <w:lang w:val="en-GB"/>
          </w:rPr>
          <w:t>s</w:t>
        </w:r>
      </w:ins>
      <w:r>
        <w:rPr>
          <w:rFonts w:cs="Calibri"/>
          <w:sz w:val="24"/>
          <w:szCs w:val="24"/>
          <w:lang w:val="en-GB"/>
        </w:rPr>
        <w:t xml:space="preserve">e patterns in life expectancy for different age groups over time and simultaneously account for changes in causes of death and inequality between </w:t>
      </w:r>
      <w:del w:id="477" w:author="Tim Riffe" w:date="2018-07-04T18:47:00Z">
        <w:r>
          <w:rPr>
            <w:rFonts w:cs="Calibri"/>
            <w:sz w:val="24"/>
            <w:szCs w:val="24"/>
            <w:lang w:val="en-GB"/>
          </w:rPr>
          <w:delText>populations</w:delText>
        </w:r>
      </w:del>
      <w:ins w:id="478" w:author="Tim Riffe" w:date="2018-07-04T18:47:00Z">
        <w:r>
          <w:rPr>
            <w:rFonts w:cs="Calibri"/>
            <w:sz w:val="24"/>
            <w:szCs w:val="24"/>
            <w:lang w:val="en-GB"/>
          </w:rPr>
          <w:t>states</w:t>
        </w:r>
      </w:ins>
      <w:r>
        <w:rPr>
          <w:rFonts w:cs="Calibri"/>
          <w:sz w:val="24"/>
          <w:szCs w:val="24"/>
          <w:lang w:val="en-GB"/>
        </w:rPr>
        <w:t xml:space="preserve"> that have undergone major social and public health transitions.</w:t>
      </w:r>
      <w:del w:id="479" w:author="José Manuel Aburto" w:date="2018-07-04T20:06:00Z">
        <w:r w:rsidDel="00EB6067">
          <w:rPr>
            <w:rFonts w:cs="Calibri"/>
            <w:sz w:val="24"/>
            <w:szCs w:val="24"/>
            <w:lang w:val="en-GB"/>
          </w:rPr>
          <w:delText xml:space="preserve"> </w:delText>
        </w:r>
      </w:del>
      <w:ins w:id="480" w:author="Tim Riffe" w:date="2018-07-04T18:48:00Z">
        <w:del w:id="481" w:author="José Manuel Aburto" w:date="2018-07-04T20:06:00Z">
          <w:r w:rsidDel="00EB6067">
            <w:rPr>
              <w:rFonts w:cs="Calibri"/>
              <w:sz w:val="24"/>
              <w:szCs w:val="24"/>
              <w:lang w:val="en-GB"/>
            </w:rPr>
            <w:delText>It</w:delText>
          </w:r>
        </w:del>
      </w:ins>
      <w:del w:id="482" w:author="Tim Riffe" w:date="2018-07-04T18:48:00Z">
        <w:r>
          <w:rPr>
            <w:rFonts w:cs="Calibri"/>
            <w:sz w:val="24"/>
            <w:szCs w:val="24"/>
            <w:lang w:val="en-GB"/>
          </w:rPr>
          <w:delText>Therefore, it</w:delText>
        </w:r>
      </w:del>
      <w:del w:id="483" w:author="José Manuel Aburto" w:date="2018-07-04T20:06:00Z">
        <w:r w:rsidDel="00EB6067">
          <w:rPr>
            <w:rFonts w:cs="Calibri"/>
            <w:sz w:val="24"/>
            <w:szCs w:val="24"/>
            <w:lang w:val="en-GB"/>
          </w:rPr>
          <w:delText xml:space="preserve"> is imperative to consider the effect of different causes of death </w:delText>
        </w:r>
      </w:del>
      <w:ins w:id="484" w:author="Tim Riffe" w:date="2018-07-04T18:48:00Z">
        <w:del w:id="485" w:author="José Manuel Aburto" w:date="2018-07-04T20:06:00Z">
          <w:r w:rsidDel="00EB6067">
            <w:rPr>
              <w:rFonts w:cs="Calibri"/>
              <w:sz w:val="24"/>
              <w:szCs w:val="24"/>
              <w:lang w:val="en-GB"/>
            </w:rPr>
            <w:delText xml:space="preserve">in order </w:delText>
          </w:r>
        </w:del>
      </w:ins>
      <w:del w:id="486" w:author="José Manuel Aburto" w:date="2018-07-04T20:06:00Z">
        <w:r w:rsidDel="00EB6067">
          <w:rPr>
            <w:rFonts w:cs="Calibri"/>
            <w:sz w:val="24"/>
            <w:szCs w:val="24"/>
            <w:lang w:val="en-GB"/>
          </w:rPr>
          <w:delText>to estimate the effectiveness of public health and policy interventions.</w:delText>
        </w:r>
      </w:del>
      <w:ins w:id="487" w:author="José Manuel Aburto" w:date="2018-07-04T20:06:00Z">
        <w:r w:rsidR="00EB6067" w:rsidDel="00EB6067">
          <w:rPr>
            <w:rFonts w:cs="Calibri"/>
            <w:sz w:val="24"/>
            <w:szCs w:val="24"/>
            <w:lang w:val="en-GB"/>
          </w:rPr>
          <w:t xml:space="preserve"> </w:t>
        </w:r>
      </w:ins>
      <w:del w:id="488" w:author="José Manuel Aburto" w:date="2018-07-04T20:06:00Z">
        <w:r w:rsidDel="00EB6067">
          <w:rPr>
            <w:rFonts w:cs="Calibri"/>
            <w:sz w:val="24"/>
            <w:szCs w:val="24"/>
            <w:lang w:val="en-GB"/>
          </w:rPr>
          <w:delText xml:space="preserve"> </w:delText>
        </w:r>
      </w:del>
    </w:p>
    <w:p w14:paraId="40F8DC1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p>
    <w:p w14:paraId="261F7EAD" w14:textId="4AD7EA1A"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The limitations of our study should be mentioned. First, Mortality data from Mexico are likely to present inaccuracies in cause-of-death classification due to comorbidities, particularly at older ages.</w:t>
      </w:r>
      <w:r>
        <w:rPr>
          <w:rFonts w:cs="Calibri"/>
          <w:sz w:val="24"/>
          <w:szCs w:val="24"/>
          <w:vertAlign w:val="superscript"/>
          <w:lang w:val="en-GB"/>
        </w:rPr>
        <w:t>36</w:t>
      </w:r>
      <w:r>
        <w:rPr>
          <w:rFonts w:cs="Calibri"/>
          <w:sz w:val="24"/>
          <w:szCs w:val="24"/>
          <w:lang w:val="en-GB"/>
        </w:rPr>
        <w:t xml:space="preserve"> To mitigate this, we focus on ages </w:t>
      </w:r>
      <w:bookmarkStart w:id="489" w:name="_GoBack"/>
      <w:r>
        <w:rPr>
          <w:rFonts w:cs="Calibri"/>
          <w:sz w:val="24"/>
          <w:szCs w:val="24"/>
          <w:lang w:val="en-GB"/>
        </w:rPr>
        <w:t xml:space="preserve">below 85 and broad </w:t>
      </w:r>
      <w:ins w:id="490" w:author="Tim Riffe" w:date="2018-07-04T18:49:00Z">
        <w:r>
          <w:rPr>
            <w:rFonts w:cs="Calibri"/>
            <w:sz w:val="24"/>
            <w:szCs w:val="24"/>
            <w:lang w:val="en-GB"/>
          </w:rPr>
          <w:t xml:space="preserve">cause-of-death </w:t>
        </w:r>
      </w:ins>
      <w:r>
        <w:rPr>
          <w:rFonts w:cs="Calibri"/>
          <w:sz w:val="24"/>
          <w:szCs w:val="24"/>
          <w:lang w:val="en-GB"/>
        </w:rPr>
        <w:t>groups</w:t>
      </w:r>
      <w:del w:id="491" w:author="Tim Riffe" w:date="2018-07-04T18:49:00Z">
        <w:r>
          <w:rPr>
            <w:rFonts w:cs="Calibri"/>
            <w:sz w:val="24"/>
            <w:szCs w:val="24"/>
            <w:lang w:val="en-GB"/>
          </w:rPr>
          <w:delText xml:space="preserve"> of causes of death</w:delText>
        </w:r>
      </w:del>
      <w:r>
        <w:rPr>
          <w:rFonts w:cs="Calibri"/>
          <w:sz w:val="24"/>
          <w:szCs w:val="24"/>
          <w:lang w:val="en-GB"/>
        </w:rPr>
        <w:t xml:space="preserve">. </w:t>
      </w:r>
      <w:del w:id="492" w:author="Tim Riffe" w:date="2018-07-04T18:49:00Z">
        <w:r>
          <w:rPr>
            <w:rFonts w:cs="Calibri"/>
            <w:sz w:val="24"/>
            <w:szCs w:val="24"/>
            <w:lang w:val="en-GB"/>
          </w:rPr>
          <w:delText>In</w:delText>
        </w:r>
      </w:del>
      <w:ins w:id="493" w:author="Tim Riffe" w:date="2018-07-04T18:49:00Z">
        <w:r>
          <w:rPr>
            <w:rFonts w:cs="Calibri"/>
            <w:sz w:val="24"/>
            <w:szCs w:val="24"/>
            <w:lang w:val="en-GB"/>
          </w:rPr>
          <w:t xml:space="preserve">We </w:t>
        </w:r>
        <w:bookmarkEnd w:id="489"/>
        <w:r>
          <w:rPr>
            <w:rFonts w:cs="Calibri"/>
            <w:sz w:val="24"/>
            <w:szCs w:val="24"/>
            <w:lang w:val="en-GB"/>
          </w:rPr>
          <w:t xml:space="preserve">assign </w:t>
        </w:r>
      </w:ins>
      <w:ins w:id="494" w:author="Tim Riffe" w:date="2018-07-04T18:50:00Z">
        <w:r>
          <w:rPr>
            <w:rFonts w:cs="Calibri"/>
            <w:sz w:val="24"/>
            <w:szCs w:val="24"/>
            <w:lang w:val="en-GB"/>
          </w:rPr>
          <w:t>mortality risk to state of residence, but</w:t>
        </w:r>
      </w:ins>
      <w:del w:id="495" w:author="Tim Riffe" w:date="2018-07-04T18:50:00Z">
        <w:r>
          <w:rPr>
            <w:rFonts w:cs="Calibri"/>
            <w:sz w:val="24"/>
            <w:szCs w:val="24"/>
            <w:lang w:val="en-GB"/>
          </w:rPr>
          <w:delText xml:space="preserve"> addition,</w:delText>
        </w:r>
      </w:del>
      <w:ins w:id="496" w:author="José Manuel Aburto" w:date="2018-07-04T20:07:00Z">
        <w:r w:rsidR="00F643D1">
          <w:rPr>
            <w:rFonts w:cs="Calibri"/>
            <w:sz w:val="24"/>
            <w:szCs w:val="24"/>
            <w:lang w:val="en-GB"/>
          </w:rPr>
          <w:t xml:space="preserve"> </w:t>
        </w:r>
      </w:ins>
      <w:ins w:id="497" w:author="Tim Riffe" w:date="2018-07-04T18:50:00Z">
        <w:r>
          <w:rPr>
            <w:rFonts w:cs="Calibri"/>
            <w:sz w:val="24"/>
            <w:szCs w:val="24"/>
            <w:lang w:val="en-GB"/>
          </w:rPr>
          <w:t>many</w:t>
        </w:r>
      </w:ins>
      <w:r>
        <w:rPr>
          <w:rFonts w:cs="Calibri"/>
          <w:sz w:val="24"/>
          <w:szCs w:val="24"/>
          <w:lang w:val="en-GB"/>
        </w:rPr>
        <w:t xml:space="preserve"> road traffic accidents and homicides may </w:t>
      </w:r>
      <w:ins w:id="498" w:author="Tim Riffe" w:date="2018-07-04T18:50:00Z">
        <w:r>
          <w:rPr>
            <w:rFonts w:cs="Calibri"/>
            <w:sz w:val="24"/>
            <w:szCs w:val="24"/>
            <w:lang w:val="en-GB"/>
          </w:rPr>
          <w:t>in fact happen</w:t>
        </w:r>
      </w:ins>
      <w:del w:id="499" w:author="Tim Riffe" w:date="2018-07-04T18:50:00Z">
        <w:r>
          <w:rPr>
            <w:rFonts w:cs="Calibri"/>
            <w:sz w:val="24"/>
            <w:szCs w:val="24"/>
            <w:lang w:val="en-GB"/>
          </w:rPr>
          <w:delText>happen not in the place of residence but</w:delText>
        </w:r>
      </w:del>
      <w:r>
        <w:rPr>
          <w:rFonts w:cs="Calibri"/>
          <w:sz w:val="24"/>
          <w:szCs w:val="24"/>
          <w:lang w:val="en-GB"/>
        </w:rPr>
        <w:t xml:space="preserve"> </w:t>
      </w:r>
      <w:del w:id="500" w:author="Tim Riffe" w:date="2018-07-04T18:50:00Z">
        <w:r>
          <w:rPr>
            <w:rFonts w:cs="Calibri"/>
            <w:sz w:val="24"/>
            <w:szCs w:val="24"/>
            <w:lang w:val="en-GB"/>
          </w:rPr>
          <w:delText>in another state</w:delText>
        </w:r>
      </w:del>
      <w:ins w:id="501" w:author="Tim Riffe" w:date="2018-07-04T18:50:00Z">
        <w:r>
          <w:rPr>
            <w:rFonts w:cs="Calibri"/>
            <w:sz w:val="24"/>
            <w:szCs w:val="24"/>
            <w:lang w:val="en-GB"/>
          </w:rPr>
          <w:t>outside of one's state of residence</w:t>
        </w:r>
      </w:ins>
      <w:r>
        <w:rPr>
          <w:rFonts w:cs="Calibri"/>
          <w:sz w:val="24"/>
          <w:szCs w:val="24"/>
          <w:lang w:val="en-GB"/>
        </w:rPr>
        <w:t xml:space="preserve">, which </w:t>
      </w:r>
      <w:del w:id="502" w:author="Tim Riffe" w:date="2018-07-04T18:51:00Z">
        <w:r>
          <w:rPr>
            <w:rFonts w:cs="Calibri"/>
            <w:sz w:val="24"/>
            <w:szCs w:val="24"/>
            <w:lang w:val="en-GB"/>
          </w:rPr>
          <w:delText>might cause differences in</w:delText>
        </w:r>
      </w:del>
      <w:ins w:id="503" w:author="Tim Riffe" w:date="2018-07-04T18:51:00Z">
        <w:r>
          <w:rPr>
            <w:rFonts w:cs="Calibri"/>
            <w:sz w:val="24"/>
            <w:szCs w:val="24"/>
            <w:lang w:val="en-GB"/>
          </w:rPr>
          <w:t xml:space="preserve">could distort our </w:t>
        </w:r>
        <w:del w:id="504" w:author="José Manuel Aburto" w:date="2018-07-04T20:07:00Z">
          <w:r w:rsidDel="00F643D1">
            <w:rPr>
              <w:rFonts w:cs="Calibri"/>
              <w:sz w:val="24"/>
              <w:szCs w:val="24"/>
              <w:lang w:val="en-GB"/>
            </w:rPr>
            <w:delText>estiamtes</w:delText>
          </w:r>
        </w:del>
      </w:ins>
      <w:ins w:id="505" w:author="José Manuel Aburto" w:date="2018-07-04T20:07:00Z">
        <w:r w:rsidR="00F643D1">
          <w:rPr>
            <w:rFonts w:cs="Calibri"/>
            <w:sz w:val="24"/>
            <w:szCs w:val="24"/>
            <w:lang w:val="en-GB"/>
          </w:rPr>
          <w:t>estimates</w:t>
        </w:r>
      </w:ins>
      <w:ins w:id="506" w:author="Tim Riffe" w:date="2018-07-04T18:51:00Z">
        <w:r>
          <w:rPr>
            <w:rFonts w:cs="Calibri"/>
            <w:sz w:val="24"/>
            <w:szCs w:val="24"/>
            <w:lang w:val="en-GB"/>
          </w:rPr>
          <w:t xml:space="preserve"> of</w:t>
        </w:r>
      </w:ins>
      <w:r>
        <w:rPr>
          <w:rFonts w:cs="Calibri"/>
          <w:sz w:val="24"/>
          <w:szCs w:val="24"/>
          <w:lang w:val="en-GB"/>
        </w:rPr>
        <w:t xml:space="preserve"> state specific mortality</w:t>
      </w:r>
      <w:ins w:id="507" w:author="Tim Riffe" w:date="2018-07-04T18:51:00Z">
        <w:r>
          <w:rPr>
            <w:rFonts w:cs="Calibri"/>
            <w:sz w:val="24"/>
            <w:szCs w:val="24"/>
            <w:lang w:val="en-GB"/>
          </w:rPr>
          <w:t xml:space="preserve"> risk</w:t>
        </w:r>
      </w:ins>
      <w:r>
        <w:rPr>
          <w:rFonts w:cs="Calibri"/>
          <w:sz w:val="24"/>
          <w:szCs w:val="24"/>
          <w:lang w:val="en-GB"/>
        </w:rPr>
        <w:t xml:space="preserve">. Moreover, our estimates regarding homicide mortality are likely to be underestimated due to inaccurate </w:t>
      </w:r>
      <w:del w:id="508" w:author="Tim Riffe" w:date="2018-07-04T18:52:00Z">
        <w:r>
          <w:rPr>
            <w:rFonts w:cs="Calibri"/>
            <w:sz w:val="24"/>
            <w:szCs w:val="24"/>
            <w:lang w:val="en-GB"/>
          </w:rPr>
          <w:delText>practices regarding counting</w:delText>
        </w:r>
      </w:del>
      <w:ins w:id="509" w:author="Tim Riffe" w:date="2018-07-04T18:52:00Z">
        <w:r>
          <w:rPr>
            <w:rFonts w:cs="Calibri"/>
            <w:sz w:val="24"/>
            <w:szCs w:val="24"/>
            <w:lang w:val="en-GB"/>
          </w:rPr>
          <w:t>coding and reporting</w:t>
        </w:r>
      </w:ins>
      <w:del w:id="510" w:author="Tim Riffe" w:date="2018-07-04T18:52:00Z">
        <w:r>
          <w:rPr>
            <w:rFonts w:cs="Calibri"/>
            <w:sz w:val="24"/>
            <w:szCs w:val="24"/>
            <w:lang w:val="en-GB"/>
          </w:rPr>
          <w:delText>, reporting,</w:delText>
        </w:r>
      </w:del>
      <w:ins w:id="511" w:author="Tim Riffe" w:date="2018-07-04T18:52:00Z">
        <w:r>
          <w:rPr>
            <w:rFonts w:cs="Calibri"/>
            <w:sz w:val="24"/>
            <w:szCs w:val="24"/>
            <w:lang w:val="en-GB"/>
          </w:rPr>
          <w:t xml:space="preserve"> </w:t>
        </w:r>
        <w:del w:id="512" w:author="José Manuel Aburto" w:date="2018-07-04T20:07:00Z">
          <w:r w:rsidDel="00B636A3">
            <w:rPr>
              <w:rFonts w:cs="Calibri"/>
              <w:sz w:val="24"/>
              <w:szCs w:val="24"/>
              <w:lang w:val="en-GB"/>
            </w:rPr>
            <w:delText>practives</w:delText>
          </w:r>
        </w:del>
      </w:ins>
      <w:ins w:id="513" w:author="José Manuel Aburto" w:date="2018-07-04T20:07:00Z">
        <w:r w:rsidR="00B636A3">
          <w:rPr>
            <w:rFonts w:cs="Calibri"/>
            <w:sz w:val="24"/>
            <w:szCs w:val="24"/>
            <w:lang w:val="en-GB"/>
          </w:rPr>
          <w:t>practices</w:t>
        </w:r>
      </w:ins>
      <w:r>
        <w:rPr>
          <w:rFonts w:cs="Calibri"/>
          <w:sz w:val="24"/>
          <w:szCs w:val="24"/>
          <w:lang w:val="en-GB"/>
        </w:rPr>
        <w:t xml:space="preserve"> and due to the large number of missing individuals in Mexico.</w:t>
      </w:r>
      <w:r>
        <w:rPr>
          <w:rFonts w:cs="Calibri"/>
          <w:sz w:val="24"/>
          <w:szCs w:val="24"/>
          <w:vertAlign w:val="superscript"/>
          <w:lang w:val="en-GB"/>
        </w:rPr>
        <w:t>37 38</w:t>
      </w:r>
      <w:r>
        <w:rPr>
          <w:rFonts w:cs="Calibri"/>
          <w:sz w:val="24"/>
          <w:szCs w:val="24"/>
          <w:lang w:val="en-GB"/>
        </w:rPr>
        <w:t xml:space="preserve"> </w:t>
      </w:r>
      <w:commentRangeStart w:id="514"/>
      <w:r>
        <w:rPr>
          <w:rFonts w:cs="Calibri"/>
          <w:sz w:val="24"/>
          <w:szCs w:val="24"/>
          <w:lang w:val="en-GB"/>
        </w:rPr>
        <w:t>Similarly, in 1997 a change in diagnosis criteri</w:t>
      </w:r>
      <w:del w:id="515" w:author="Tim Riffe" w:date="2018-07-04T18:52:00Z">
        <w:r>
          <w:rPr>
            <w:rFonts w:cs="Calibri"/>
            <w:sz w:val="24"/>
            <w:szCs w:val="24"/>
            <w:lang w:val="en-GB"/>
          </w:rPr>
          <w:delText>on</w:delText>
        </w:r>
      </w:del>
      <w:ins w:id="516" w:author="Tim Riffe" w:date="2018-07-04T18:52:00Z">
        <w:r>
          <w:rPr>
            <w:rFonts w:cs="Calibri"/>
            <w:sz w:val="24"/>
            <w:szCs w:val="24"/>
            <w:lang w:val="en-GB"/>
          </w:rPr>
          <w:t>a</w:t>
        </w:r>
      </w:ins>
      <w:r>
        <w:rPr>
          <w:rFonts w:cs="Calibri"/>
          <w:sz w:val="24"/>
          <w:szCs w:val="24"/>
          <w:lang w:val="en-GB"/>
        </w:rPr>
        <w:t xml:space="preserve"> for diabetes took place, and this could have an impact on trends of mortality caused by diabetes in years adjacent to 1997.</w:t>
      </w:r>
      <w:commentRangeEnd w:id="514"/>
      <w:ins w:id="517" w:author="Tim Riffe" w:date="2018-07-04T18:53:00Z">
        <w:r>
          <w:rPr>
            <w:rFonts w:cs="Calibri"/>
            <w:sz w:val="24"/>
            <w:szCs w:val="24"/>
            <w:lang w:val="en-GB"/>
          </w:rPr>
          <w:commentReference w:id="514"/>
        </w:r>
      </w:ins>
      <w:r>
        <w:rPr>
          <w:rFonts w:cs="Calibri"/>
          <w:sz w:val="24"/>
          <w:szCs w:val="24"/>
          <w:vertAlign w:val="superscript"/>
          <w:lang w:val="en-GB"/>
        </w:rPr>
        <w:t>39</w:t>
      </w:r>
      <w:r>
        <w:rPr>
          <w:rFonts w:cs="Calibri"/>
          <w:sz w:val="24"/>
          <w:szCs w:val="24"/>
          <w:lang w:val="en-GB"/>
        </w:rPr>
        <w:t xml:space="preserve"> In addition, underreported deaths and ill-defined causes of death could potentially bias our results. Mexico is </w:t>
      </w:r>
      <w:del w:id="518" w:author="Tim Riffe" w:date="2018-07-04T18:54:00Z">
        <w:r>
          <w:rPr>
            <w:rFonts w:cs="Calibri"/>
            <w:sz w:val="24"/>
            <w:szCs w:val="24"/>
            <w:lang w:val="en-GB"/>
          </w:rPr>
          <w:delText>among the countries with</w:delText>
        </w:r>
      </w:del>
      <w:ins w:id="519" w:author="Tim Riffe" w:date="2018-07-04T18:54:00Z">
        <w:r>
          <w:rPr>
            <w:rFonts w:cs="Calibri"/>
            <w:sz w:val="24"/>
            <w:szCs w:val="24"/>
            <w:lang w:val="en-GB"/>
          </w:rPr>
          <w:t>considered to have</w:t>
        </w:r>
      </w:ins>
      <w:r>
        <w:rPr>
          <w:rFonts w:cs="Calibri"/>
          <w:sz w:val="24"/>
          <w:szCs w:val="24"/>
          <w:lang w:val="en-GB"/>
        </w:rPr>
        <w:t xml:space="preserve"> high-quality data according </w:t>
      </w:r>
      <w:del w:id="520" w:author="Tim Riffe" w:date="2018-07-04T18:54:00Z">
        <w:r>
          <w:rPr>
            <w:rFonts w:cs="Calibri"/>
            <w:sz w:val="24"/>
            <w:szCs w:val="24"/>
            <w:lang w:val="en-GB"/>
          </w:rPr>
          <w:delText>with</w:delText>
        </w:r>
      </w:del>
      <w:ins w:id="521" w:author="Tim Riffe" w:date="2018-07-04T18:54:00Z">
        <w:r>
          <w:rPr>
            <w:rFonts w:cs="Calibri"/>
            <w:sz w:val="24"/>
            <w:szCs w:val="24"/>
            <w:lang w:val="en-GB"/>
          </w:rPr>
          <w:t>to</w:t>
        </w:r>
      </w:ins>
      <w:r>
        <w:rPr>
          <w:rFonts w:cs="Calibri"/>
          <w:sz w:val="24"/>
          <w:szCs w:val="24"/>
          <w:lang w:val="en-GB"/>
        </w:rPr>
        <w:t xml:space="preserve"> the Pan American Health Organization’s criteria. Underreported deaths are estimated to be around 0.8%,</w:t>
      </w:r>
      <w:r>
        <w:rPr>
          <w:rFonts w:cs="Calibri"/>
          <w:sz w:val="24"/>
          <w:szCs w:val="24"/>
          <w:vertAlign w:val="superscript"/>
          <w:lang w:val="en-GB"/>
        </w:rPr>
        <w:t>40 41</w:t>
      </w:r>
      <w:r>
        <w:rPr>
          <w:rFonts w:cs="Calibri"/>
          <w:sz w:val="24"/>
          <w:szCs w:val="24"/>
          <w:lang w:val="en-GB"/>
        </w:rPr>
        <w:t xml:space="preserve"> while ill-defined causes of death </w:t>
      </w:r>
      <w:del w:id="522" w:author="Tim Riffe" w:date="2018-07-04T18:54:00Z">
        <w:r>
          <w:rPr>
            <w:rFonts w:cs="Calibri"/>
            <w:sz w:val="24"/>
            <w:szCs w:val="24"/>
            <w:lang w:val="en-GB"/>
          </w:rPr>
          <w:delText>represented</w:delText>
        </w:r>
      </w:del>
      <w:ins w:id="523" w:author="Tim Riffe" w:date="2018-07-04T18:54:00Z">
        <w:r>
          <w:rPr>
            <w:rFonts w:cs="Calibri"/>
            <w:sz w:val="24"/>
            <w:szCs w:val="24"/>
            <w:lang w:val="en-GB"/>
          </w:rPr>
          <w:t>fell from</w:t>
        </w:r>
      </w:ins>
      <w:r>
        <w:rPr>
          <w:rFonts w:cs="Calibri"/>
          <w:sz w:val="24"/>
          <w:szCs w:val="24"/>
          <w:lang w:val="en-GB"/>
        </w:rPr>
        <w:t xml:space="preserve"> 2.1% </w:t>
      </w:r>
      <w:ins w:id="524" w:author="Tim Riffe" w:date="2018-07-04T18:55:00Z">
        <w:r>
          <w:rPr>
            <w:rFonts w:cs="Calibri"/>
            <w:sz w:val="24"/>
            <w:szCs w:val="24"/>
            <w:lang w:val="en-GB"/>
          </w:rPr>
          <w:t xml:space="preserve">of all deaths </w:t>
        </w:r>
      </w:ins>
      <w:ins w:id="525" w:author="Tim Riffe" w:date="2018-07-04T18:54:00Z">
        <w:r>
          <w:rPr>
            <w:rFonts w:cs="Calibri"/>
            <w:sz w:val="24"/>
            <w:szCs w:val="24"/>
            <w:lang w:val="en-GB"/>
          </w:rPr>
          <w:t xml:space="preserve">around 2000 </w:t>
        </w:r>
      </w:ins>
      <w:del w:id="526" w:author="Tim Riffe" w:date="2018-07-04T18:54:00Z">
        <w:r>
          <w:rPr>
            <w:rFonts w:cs="Calibri"/>
            <w:sz w:val="24"/>
            <w:szCs w:val="24"/>
            <w:lang w:val="en-GB"/>
          </w:rPr>
          <w:delText xml:space="preserve">in the beginning of the century and has decreased </w:delText>
        </w:r>
      </w:del>
      <w:r>
        <w:rPr>
          <w:rFonts w:cs="Calibri"/>
          <w:sz w:val="24"/>
          <w:szCs w:val="24"/>
          <w:lang w:val="en-GB"/>
        </w:rPr>
        <w:t>to 1.7% more recently.</w:t>
      </w:r>
      <w:r>
        <w:rPr>
          <w:rFonts w:cs="Calibri"/>
          <w:sz w:val="24"/>
          <w:szCs w:val="24"/>
          <w:vertAlign w:val="superscript"/>
          <w:lang w:val="en-GB"/>
        </w:rPr>
        <w:t>40</w:t>
      </w:r>
      <w:r>
        <w:rPr>
          <w:rFonts w:cs="Calibri"/>
          <w:sz w:val="24"/>
          <w:szCs w:val="24"/>
          <w:lang w:val="en-GB"/>
        </w:rPr>
        <w:t xml:space="preserve"> </w:t>
      </w:r>
      <w:ins w:id="527" w:author="Tim Riffe" w:date="2018-07-04T18:56:00Z">
        <w:r>
          <w:rPr>
            <w:rFonts w:cs="Calibri"/>
            <w:sz w:val="24"/>
            <w:szCs w:val="24"/>
            <w:lang w:val="en-GB"/>
          </w:rPr>
          <w:t>W</w:t>
        </w:r>
      </w:ins>
      <w:del w:id="528" w:author="Tim Riffe" w:date="2018-07-04T18:56:00Z">
        <w:r>
          <w:rPr>
            <w:rFonts w:cs="Calibri"/>
            <w:sz w:val="24"/>
            <w:szCs w:val="24"/>
            <w:lang w:val="en-GB"/>
          </w:rPr>
          <w:delText>Therefore, w</w:delText>
        </w:r>
      </w:del>
      <w:r>
        <w:rPr>
          <w:rFonts w:cs="Calibri"/>
          <w:sz w:val="24"/>
          <w:szCs w:val="24"/>
          <w:lang w:val="en-GB"/>
        </w:rPr>
        <w:t xml:space="preserve">e expect our main findings to </w:t>
      </w:r>
      <w:del w:id="529" w:author="Tim Riffe" w:date="2018-07-04T18:56:00Z">
        <w:r>
          <w:rPr>
            <w:rFonts w:cs="Calibri"/>
            <w:sz w:val="24"/>
            <w:szCs w:val="24"/>
            <w:lang w:val="en-GB"/>
          </w:rPr>
          <w:delText>hold</w:delText>
        </w:r>
      </w:del>
      <w:ins w:id="530" w:author="Tim Riffe" w:date="2018-07-04T18:56:00Z">
        <w:r>
          <w:rPr>
            <w:rFonts w:cs="Calibri"/>
            <w:sz w:val="24"/>
            <w:szCs w:val="24"/>
            <w:lang w:val="en-GB"/>
          </w:rPr>
          <w:t>be robust</w:t>
        </w:r>
      </w:ins>
      <w:r>
        <w:rPr>
          <w:rFonts w:cs="Calibri"/>
          <w:sz w:val="24"/>
          <w:szCs w:val="24"/>
          <w:lang w:val="en-GB"/>
        </w:rPr>
        <w:t xml:space="preserve"> given the small percentages of ill-defined and underreported deaths. Finally, small population sizes could bias our results. As a robustness check, we calculated Confidence Intervals (95%) for all our estimates of temporary life expectancy, including the benchmark (</w:t>
      </w:r>
      <w:ins w:id="531" w:author="Tim Riffe" w:date="2018-07-04T18:56:00Z">
        <w:r>
          <w:rPr>
            <w:rFonts w:cs="Calibri"/>
            <w:sz w:val="24"/>
            <w:szCs w:val="24"/>
            <w:lang w:val="en-GB"/>
          </w:rPr>
          <w:t xml:space="preserve">see </w:t>
        </w:r>
      </w:ins>
      <w:r>
        <w:rPr>
          <w:rFonts w:cs="Calibri"/>
          <w:sz w:val="24"/>
          <w:szCs w:val="24"/>
          <w:lang w:val="en-GB"/>
        </w:rPr>
        <w:t>Supplementary material), and did not find major differences with our main results.</w:t>
      </w:r>
    </w:p>
    <w:p w14:paraId="214B680D"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64E36CD9"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Avoidable mortality should be understood as an indicator of potential weaknesses with respect to health care and some public health policies and not as a definitive assessment.</w:t>
      </w:r>
      <w:r>
        <w:rPr>
          <w:rFonts w:cs="Calibri"/>
          <w:sz w:val="24"/>
          <w:szCs w:val="24"/>
          <w:vertAlign w:val="superscript"/>
          <w:lang w:val="en-GB"/>
        </w:rPr>
        <w:t>10</w:t>
      </w:r>
      <w:r>
        <w:rPr>
          <w:rFonts w:cs="Calibri"/>
          <w:sz w:val="24"/>
          <w:szCs w:val="24"/>
          <w:lang w:val="en-GB"/>
        </w:rPr>
        <w:t xml:space="preserve"> The </w:t>
      </w:r>
      <w:del w:id="532" w:author="Tim Riffe" w:date="2018-07-04T18:57:00Z">
        <w:r>
          <w:rPr>
            <w:rFonts w:cs="Calibri"/>
            <w:sz w:val="24"/>
            <w:szCs w:val="24"/>
            <w:lang w:val="en-GB"/>
          </w:rPr>
          <w:delText>amount</w:delText>
        </w:r>
      </w:del>
      <w:ins w:id="533" w:author="Tim Riffe" w:date="2018-07-04T18:57:00Z">
        <w:r>
          <w:rPr>
            <w:rFonts w:cs="Calibri"/>
            <w:sz w:val="24"/>
            <w:szCs w:val="24"/>
            <w:lang w:val="en-GB"/>
          </w:rPr>
          <w:t>number</w:t>
        </w:r>
      </w:ins>
      <w:r>
        <w:rPr>
          <w:rFonts w:cs="Calibri"/>
          <w:sz w:val="24"/>
          <w:szCs w:val="24"/>
          <w:lang w:val="en-GB"/>
        </w:rPr>
        <w:t xml:space="preserve"> of deaths that should be </w:t>
      </w:r>
      <w:del w:id="534" w:author="Tim Riffe" w:date="2018-07-04T18:57:00Z">
        <w:r>
          <w:rPr>
            <w:rFonts w:cs="Calibri"/>
            <w:sz w:val="24"/>
            <w:szCs w:val="24"/>
            <w:lang w:val="en-GB"/>
          </w:rPr>
          <w:delText>considered</w:delText>
        </w:r>
      </w:del>
      <w:ins w:id="535" w:author="Tim Riffe" w:date="2018-07-04T18:57:00Z">
        <w:r>
          <w:rPr>
            <w:rFonts w:cs="Calibri"/>
            <w:sz w:val="24"/>
            <w:szCs w:val="24"/>
            <w:lang w:val="en-GB"/>
          </w:rPr>
          <w:t>counted as</w:t>
        </w:r>
      </w:ins>
      <w:r>
        <w:rPr>
          <w:rFonts w:cs="Calibri"/>
          <w:sz w:val="24"/>
          <w:szCs w:val="24"/>
          <w:lang w:val="en-GB"/>
        </w:rPr>
        <w:t xml:space="preserve"> </w:t>
      </w:r>
      <w:del w:id="536" w:author="Tim Riffe" w:date="2018-07-04T18:57:00Z">
        <w:r>
          <w:rPr>
            <w:rFonts w:cs="Calibri"/>
            <w:sz w:val="24"/>
            <w:szCs w:val="24"/>
            <w:lang w:val="en-GB"/>
          </w:rPr>
          <w:delText xml:space="preserve">within the </w:delText>
        </w:r>
      </w:del>
      <w:r>
        <w:rPr>
          <w:rFonts w:cs="Calibri"/>
          <w:sz w:val="24"/>
          <w:szCs w:val="24"/>
          <w:lang w:val="en-GB"/>
        </w:rPr>
        <w:t xml:space="preserve">avoidable </w:t>
      </w:r>
      <w:del w:id="537" w:author="Tim Riffe" w:date="2018-07-04T18:57:00Z">
        <w:r>
          <w:rPr>
            <w:rFonts w:cs="Calibri"/>
            <w:sz w:val="24"/>
            <w:szCs w:val="24"/>
            <w:lang w:val="en-GB"/>
          </w:rPr>
          <w:delText xml:space="preserve">classification </w:delText>
        </w:r>
      </w:del>
      <w:r>
        <w:rPr>
          <w:rFonts w:cs="Calibri"/>
          <w:sz w:val="24"/>
          <w:szCs w:val="24"/>
          <w:lang w:val="en-GB"/>
        </w:rPr>
        <w:t xml:space="preserve">is not clear </w:t>
      </w:r>
      <w:r>
        <w:rPr>
          <w:rFonts w:cs="Calibri"/>
          <w:sz w:val="24"/>
          <w:szCs w:val="24"/>
          <w:vertAlign w:val="superscript"/>
          <w:lang w:val="en-GB"/>
        </w:rPr>
        <w:t>42</w:t>
      </w:r>
      <w:r>
        <w:rPr>
          <w:rFonts w:cs="Calibri"/>
          <w:sz w:val="24"/>
          <w:szCs w:val="24"/>
          <w:lang w:val="en-GB"/>
        </w:rPr>
        <w:t xml:space="preserve">. For instance, some researchers consider only </w:t>
      </w:r>
      <w:del w:id="538" w:author="Tim Riffe" w:date="2018-07-04T18:58:00Z">
        <w:r>
          <w:rPr>
            <w:rFonts w:cs="Calibri"/>
            <w:sz w:val="24"/>
            <w:szCs w:val="24"/>
            <w:lang w:val="en-GB"/>
          </w:rPr>
          <w:delText>50 percent</w:delText>
        </w:r>
      </w:del>
      <w:ins w:id="539" w:author="Tim Riffe" w:date="2018-07-04T18:58:00Z">
        <w:r>
          <w:rPr>
            <w:rFonts w:cs="Calibri"/>
            <w:sz w:val="24"/>
            <w:szCs w:val="24"/>
            <w:lang w:val="en-GB"/>
          </w:rPr>
          <w:t>half</w:t>
        </w:r>
      </w:ins>
      <w:r>
        <w:rPr>
          <w:rFonts w:cs="Calibri"/>
          <w:sz w:val="24"/>
          <w:szCs w:val="24"/>
          <w:lang w:val="en-GB"/>
        </w:rPr>
        <w:t xml:space="preserve"> of heart disease mortality to be avoidable.</w:t>
      </w:r>
      <w:r>
        <w:rPr>
          <w:rFonts w:cs="Calibri"/>
          <w:sz w:val="24"/>
          <w:szCs w:val="24"/>
          <w:vertAlign w:val="superscript"/>
          <w:lang w:val="en-GB"/>
        </w:rPr>
        <w:t>43 44</w:t>
      </w:r>
      <w:r>
        <w:rPr>
          <w:rFonts w:cs="Calibri"/>
          <w:sz w:val="24"/>
          <w:szCs w:val="24"/>
          <w:lang w:val="en-GB"/>
        </w:rPr>
        <w:t xml:space="preserve"> There is no direct information to precisely measure percentages of avoidable mortality within cause groups in Mexico. Nonetheless, the difference between a given mortality schedule and the best mortality schedule of the same year can be conceived of as a minimal definition of avoidable mortality. The benchmark mortality schedule sets a lower bound to how much mortality could have been avoided. Certainly, even the best mortality schedule will contain elements of mortality that most would consider avoidable. To the extent that the components of the benchmark schedule were indeed attained somewhere in Mexico, one can view any excess mortality with respect to the benchmark schedule as avoidable. We believe this perspective improves on the AM concept by giving a directly measurable standard against which to estimate avoidable deaths.</w:t>
      </w:r>
    </w:p>
    <w:p w14:paraId="03D3AE88"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p>
    <w:p w14:paraId="6ADB47E2"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96196F1"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r>
        <w:rPr>
          <w:rFonts w:cs="Calibri"/>
          <w:b/>
          <w:sz w:val="24"/>
          <w:szCs w:val="24"/>
          <w:lang w:val="en-GB"/>
        </w:rPr>
        <w:t>Implications of findings</w:t>
      </w:r>
    </w:p>
    <w:p w14:paraId="2FE8A6D8"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p>
    <w:p w14:paraId="0B5579B9"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Beyond the mortality implications of the rise in homicide, violence has had a toll on perceived vulnerability in the country.</w:t>
      </w:r>
      <w:r>
        <w:rPr>
          <w:rFonts w:cs="Calibri"/>
          <w:sz w:val="24"/>
          <w:szCs w:val="24"/>
          <w:vertAlign w:val="superscript"/>
          <w:lang w:val="en-GB"/>
        </w:rPr>
        <w:t>15</w:t>
      </w:r>
      <w:r>
        <w:rPr>
          <w:rFonts w:cs="Calibri"/>
          <w:sz w:val="24"/>
          <w:szCs w:val="24"/>
          <w:lang w:val="en-GB"/>
        </w:rPr>
        <w:t xml:space="preserve"> The recent increase in homicides in some states could trigger an increase in the perception of vulnerability, which would result in a higher average lifetime </w:t>
      </w:r>
      <w:ins w:id="540" w:author="Tim Riffe" w:date="2018-07-04T18:59:00Z">
        <w:r>
          <w:rPr>
            <w:rFonts w:cs="Calibri"/>
            <w:sz w:val="24"/>
            <w:szCs w:val="24"/>
            <w:lang w:val="en-GB"/>
          </w:rPr>
          <w:lastRenderedPageBreak/>
          <w:t xml:space="preserve">experience of </w:t>
        </w:r>
      </w:ins>
      <w:r>
        <w:rPr>
          <w:rFonts w:cs="Calibri"/>
          <w:sz w:val="24"/>
          <w:szCs w:val="24"/>
          <w:lang w:val="en-GB"/>
        </w:rPr>
        <w:t>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Pr>
          <w:rFonts w:cs="Calibri"/>
          <w:sz w:val="24"/>
          <w:szCs w:val="24"/>
          <w:vertAlign w:val="superscript"/>
          <w:lang w:val="en-GB"/>
        </w:rPr>
        <w:t>45</w:t>
      </w:r>
      <w:r>
        <w:rPr>
          <w:rFonts w:cs="Calibri"/>
          <w:sz w:val="24"/>
          <w:szCs w:val="24"/>
          <w:lang w:val="en-GB"/>
        </w:rPr>
        <w:t xml:space="preserve"> There is no simple way to lessen the impact of homicide mortality, but it is clear that the government has not been able to reduce its burden </w:t>
      </w:r>
      <w:del w:id="541" w:author="Tim Riffe" w:date="2018-07-04T19:01:00Z">
        <w:r>
          <w:rPr>
            <w:rFonts w:cs="Calibri"/>
            <w:sz w:val="24"/>
            <w:szCs w:val="24"/>
            <w:lang w:val="en-GB"/>
          </w:rPr>
          <w:delText xml:space="preserve">back </w:delText>
        </w:r>
      </w:del>
      <w:r>
        <w:rPr>
          <w:rFonts w:cs="Calibri"/>
          <w:sz w:val="24"/>
          <w:szCs w:val="24"/>
          <w:lang w:val="en-GB"/>
        </w:rPr>
        <w:t>to levels observed before 2005. Furthermore, state homicide rates may underestimate the effect of violence in particular localities. For example, Guerrero in the South, has two of the most dangerous cities in the world,</w:t>
      </w:r>
      <w:r>
        <w:rPr>
          <w:rStyle w:val="EndnoteAnchor"/>
          <w:rFonts w:cs="Calibri"/>
          <w:sz w:val="24"/>
          <w:szCs w:val="24"/>
          <w:lang w:val="en-GB"/>
        </w:rPr>
        <w:endnoteReference w:id="3"/>
      </w:r>
      <w:r>
        <w:rPr>
          <w:rFonts w:cs="Calibri"/>
          <w:sz w:val="24"/>
          <w:szCs w:val="24"/>
          <w:lang w:val="en-GB"/>
        </w:rPr>
        <w:t xml:space="preserve"> but no information is available on the heterogeneity in homicide mortality for the rest of the state.</w:t>
      </w:r>
    </w:p>
    <w:p w14:paraId="692B6C18"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41DED645"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CCEF115"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The fact that in 2015 the older adult</w:t>
      </w:r>
      <w:del w:id="544" w:author="Tim Riffe" w:date="2018-07-04T19:02:00Z">
        <w:r>
          <w:rPr>
            <w:rFonts w:cs="Calibri"/>
            <w:sz w:val="24"/>
            <w:szCs w:val="24"/>
            <w:lang w:val="en-GB"/>
          </w:rPr>
          <w:delText xml:space="preserve"> population of</w:delText>
        </w:r>
      </w:del>
      <w:ins w:id="545" w:author="Tim Riffe" w:date="2018-07-04T19:02:00Z">
        <w:r>
          <w:rPr>
            <w:rFonts w:cs="Calibri"/>
            <w:sz w:val="24"/>
            <w:szCs w:val="24"/>
            <w:lang w:val="en-GB"/>
          </w:rPr>
          <w:t>s in</w:t>
        </w:r>
      </w:ins>
      <w:r>
        <w:rPr>
          <w:rFonts w:cs="Calibri"/>
          <w:sz w:val="24"/>
          <w:szCs w:val="24"/>
          <w:lang w:val="en-GB"/>
        </w:rPr>
        <w:t xml:space="preserve"> Mexico could add more than one year of life in every state for males, and in 30 states for females</w:t>
      </w:r>
      <w:ins w:id="546" w:author="Tim Riffe" w:date="2018-07-04T19:02:00Z">
        <w:r>
          <w:rPr>
            <w:rFonts w:cs="Calibri"/>
            <w:sz w:val="24"/>
            <w:szCs w:val="24"/>
            <w:lang w:val="en-GB"/>
          </w:rPr>
          <w:t>,</w:t>
        </w:r>
      </w:ins>
      <w:r>
        <w:rPr>
          <w:rFonts w:cs="Calibri"/>
          <w:sz w:val="24"/>
          <w:szCs w:val="24"/>
          <w:lang w:val="en-GB"/>
        </w:rPr>
        <w:t xml:space="preserve"> by achieving the benchmark mortality levels, underscores vulnerability in these ages. Public health interventions targeting specific causes of death for this age group according to the epidemiological profile of each state would not only increase </w:t>
      </w:r>
      <w:ins w:id="547" w:author="Tim Riffe" w:date="2018-07-04T19:03:00Z">
        <w:r>
          <w:rPr>
            <w:rFonts w:cs="Calibri"/>
            <w:sz w:val="24"/>
            <w:szCs w:val="24"/>
            <w:lang w:val="en-GB"/>
          </w:rPr>
          <w:t xml:space="preserve">state </w:t>
        </w:r>
      </w:ins>
      <w:r>
        <w:rPr>
          <w:rFonts w:cs="Calibri"/>
          <w:sz w:val="24"/>
          <w:szCs w:val="24"/>
          <w:lang w:val="en-GB"/>
        </w:rPr>
        <w:t>life expectanc</w:t>
      </w:r>
      <w:del w:id="548" w:author="Tim Riffe" w:date="2018-07-04T19:03:00Z">
        <w:r>
          <w:rPr>
            <w:rFonts w:cs="Calibri"/>
            <w:sz w:val="24"/>
            <w:szCs w:val="24"/>
            <w:lang w:val="en-GB"/>
          </w:rPr>
          <w:delText>y</w:delText>
        </w:r>
      </w:del>
      <w:ins w:id="549" w:author="Tim Riffe" w:date="2018-07-04T19:03:00Z">
        <w:r>
          <w:rPr>
            <w:rFonts w:cs="Calibri"/>
            <w:sz w:val="24"/>
            <w:szCs w:val="24"/>
            <w:lang w:val="en-GB"/>
          </w:rPr>
          <w:t>ies</w:t>
        </w:r>
      </w:ins>
      <w:r>
        <w:rPr>
          <w:rFonts w:cs="Calibri"/>
          <w:sz w:val="24"/>
          <w:szCs w:val="24"/>
          <w:lang w:val="en-GB"/>
        </w:rPr>
        <w:t xml:space="preserve">, but it would also forge a path towards more equality between states in health outcomes. More than </w:t>
      </w:r>
      <w:del w:id="550" w:author="Tim Riffe" w:date="2018-07-04T19:03:00Z">
        <w:r>
          <w:rPr>
            <w:rFonts w:cs="Calibri"/>
            <w:sz w:val="24"/>
            <w:szCs w:val="24"/>
            <w:lang w:val="en-GB"/>
          </w:rPr>
          <w:delText>50%</w:delText>
        </w:r>
      </w:del>
      <w:ins w:id="551" w:author="Tim Riffe" w:date="2018-07-04T19:03:00Z">
        <w:r>
          <w:rPr>
            <w:rFonts w:cs="Calibri"/>
            <w:sz w:val="24"/>
            <w:szCs w:val="24"/>
            <w:lang w:val="en-GB"/>
          </w:rPr>
          <w:t>half</w:t>
        </w:r>
      </w:ins>
      <w:r>
        <w:rPr>
          <w:rFonts w:cs="Calibri"/>
          <w:sz w:val="24"/>
          <w:szCs w:val="24"/>
          <w:lang w:val="en-GB"/>
        </w:rPr>
        <w:t xml:space="preserve"> of the potential gains in life expectancy between ages 50 and 84 are due to avoidable mortality, and to a large extent mortality related to health behavio</w:t>
      </w:r>
      <w:ins w:id="552" w:author="Tim Riffe" w:date="2018-07-04T12:24:00Z">
        <w:r>
          <w:rPr>
            <w:rFonts w:cs="Calibri"/>
            <w:sz w:val="24"/>
            <w:szCs w:val="24"/>
            <w:lang w:val="en-GB"/>
          </w:rPr>
          <w:t>u</w:t>
        </w:r>
      </w:ins>
      <w:r>
        <w:rPr>
          <w:rFonts w:cs="Calibri"/>
          <w:sz w:val="24"/>
          <w:szCs w:val="24"/>
          <w:lang w:val="en-GB"/>
        </w:rPr>
        <w:t>rs and medically amenable causes. For instance, obesity and overweight, risk factors for diabetes and IHD, have dramatically increased since the 1990s in developing countries because of the consumption of cheap, energy-dense food and reduced physical activit</w:t>
      </w:r>
      <w:del w:id="553" w:author="Tim Riffe" w:date="2018-07-04T19:04:00Z">
        <w:r>
          <w:rPr>
            <w:rFonts w:cs="Calibri"/>
            <w:sz w:val="24"/>
            <w:szCs w:val="24"/>
            <w:lang w:val="en-GB"/>
          </w:rPr>
          <w:delText>ies</w:delText>
        </w:r>
      </w:del>
      <w:ins w:id="554" w:author="Tim Riffe" w:date="2018-07-04T19:04:00Z">
        <w:r>
          <w:rPr>
            <w:rFonts w:cs="Calibri"/>
            <w:sz w:val="24"/>
            <w:szCs w:val="24"/>
            <w:lang w:val="en-GB"/>
          </w:rPr>
          <w:t>y</w:t>
        </w:r>
      </w:ins>
      <w:r>
        <w:rPr>
          <w:rFonts w:cs="Calibri"/>
          <w:sz w:val="24"/>
          <w:szCs w:val="24"/>
          <w:lang w:val="en-GB"/>
        </w:rPr>
        <w:t>.</w:t>
      </w:r>
      <w:r>
        <w:rPr>
          <w:rFonts w:cs="Calibri"/>
          <w:sz w:val="24"/>
          <w:szCs w:val="24"/>
          <w:vertAlign w:val="superscript"/>
          <w:lang w:val="en-GB"/>
        </w:rPr>
        <w:t>46</w:t>
      </w:r>
      <w:r>
        <w:rPr>
          <w:rFonts w:cs="Calibri"/>
          <w:sz w:val="24"/>
          <w:szCs w:val="24"/>
          <w:lang w:val="en-GB"/>
        </w:rPr>
        <w:t xml:space="preserve"> I</w:t>
      </w:r>
      <w:del w:id="555" w:author="Tim Riffe" w:date="2018-07-04T19:04:00Z">
        <w:r>
          <w:rPr>
            <w:rFonts w:cs="Calibri"/>
            <w:sz w:val="24"/>
            <w:szCs w:val="24"/>
            <w:lang w:val="en-GB"/>
          </w:rPr>
          <w:delText>n this sense,</w:delText>
        </w:r>
      </w:del>
      <w:r>
        <w:rPr>
          <w:rFonts w:cs="Calibri"/>
          <w:sz w:val="24"/>
          <w:szCs w:val="24"/>
          <w:lang w:val="en-GB"/>
        </w:rPr>
        <w:t xml:space="preserve"> Mexico, along with the USA, has the highest </w:t>
      </w:r>
      <w:del w:id="556" w:author="Tim Riffe" w:date="2018-07-04T19:04:00Z">
        <w:r>
          <w:rPr>
            <w:rFonts w:cs="Calibri"/>
            <w:sz w:val="24"/>
            <w:szCs w:val="24"/>
            <w:lang w:val="en-GB"/>
          </w:rPr>
          <w:delText>rates</w:delText>
        </w:r>
      </w:del>
      <w:ins w:id="557" w:author="Tim Riffe" w:date="2018-07-04T19:04:00Z">
        <w:r>
          <w:rPr>
            <w:rFonts w:cs="Calibri"/>
            <w:sz w:val="24"/>
            <w:szCs w:val="24"/>
            <w:lang w:val="en-GB"/>
          </w:rPr>
          <w:t>prevalence</w:t>
        </w:r>
      </w:ins>
      <w:r>
        <w:rPr>
          <w:rFonts w:cs="Calibri"/>
          <w:sz w:val="24"/>
          <w:szCs w:val="24"/>
          <w:lang w:val="en-GB"/>
        </w:rPr>
        <w:t xml:space="preserve"> of overweight and obesity among all OECD countries</w:t>
      </w:r>
      <w:r>
        <w:rPr>
          <w:rFonts w:cs="Calibri"/>
          <w:sz w:val="24"/>
          <w:szCs w:val="24"/>
          <w:vertAlign w:val="superscript"/>
          <w:lang w:val="en-GB"/>
        </w:rPr>
        <w:t>20</w:t>
      </w:r>
      <w:r>
        <w:rPr>
          <w:rFonts w:cs="Calibri"/>
          <w:sz w:val="24"/>
          <w:szCs w:val="24"/>
          <w:lang w:val="en-GB"/>
        </w:rPr>
        <w:t xml:space="preserve"> and one of the highest in Latin America, along with Chile, El Salvador, Honduras, and Paraguay.</w:t>
      </w:r>
      <w:r>
        <w:rPr>
          <w:rFonts w:cs="Calibri"/>
          <w:sz w:val="24"/>
          <w:szCs w:val="24"/>
          <w:vertAlign w:val="superscript"/>
          <w:lang w:val="en-GB"/>
        </w:rPr>
        <w:t>47</w:t>
      </w:r>
      <w:r>
        <w:rPr>
          <w:rFonts w:cs="Calibri"/>
          <w:sz w:val="24"/>
          <w:szCs w:val="24"/>
          <w:lang w:val="en-GB"/>
        </w:rPr>
        <w:t xml:space="preserve"> However, obesity prevalence is not homogeneous across Mexico. The highest rates of obesity are concentrated in the northern and central regions</w:t>
      </w:r>
      <w:r>
        <w:rPr>
          <w:rFonts w:cs="Calibri"/>
          <w:sz w:val="24"/>
          <w:szCs w:val="24"/>
          <w:vertAlign w:val="superscript"/>
          <w:lang w:val="en-GB"/>
        </w:rPr>
        <w:t>20</w:t>
      </w:r>
      <w:r>
        <w:rPr>
          <w:rFonts w:cs="Calibri"/>
          <w:sz w:val="24"/>
          <w:szCs w:val="24"/>
          <w:lang w:val="en-GB"/>
        </w:rPr>
        <w:t xml:space="preserve"> and in urban areas of the country,</w:t>
      </w:r>
      <w:r>
        <w:rPr>
          <w:rFonts w:cs="Calibri"/>
          <w:sz w:val="24"/>
          <w:szCs w:val="24"/>
          <w:vertAlign w:val="superscript"/>
          <w:lang w:val="en-GB"/>
        </w:rPr>
        <w:t>48</w:t>
      </w:r>
      <w:r>
        <w:rPr>
          <w:rFonts w:cs="Calibri"/>
          <w:sz w:val="24"/>
          <w:szCs w:val="24"/>
          <w:lang w:val="en-GB"/>
        </w:rPr>
        <w:t xml:space="preserve"> which roughly matches our regional pattern of IHD and diabetes mortality.</w:t>
      </w:r>
    </w:p>
    <w:p w14:paraId="4A036834"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FC167DB" w14:textId="77777777"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r>
        <w:rPr>
          <w:rFonts w:cs="Calibri"/>
          <w:b/>
          <w:sz w:val="24"/>
          <w:szCs w:val="24"/>
          <w:lang w:val="en-GB"/>
        </w:rPr>
        <w:t>Conclusion</w:t>
      </w:r>
    </w:p>
    <w:p w14:paraId="39BA3C03"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b/>
          <w:sz w:val="24"/>
          <w:szCs w:val="24"/>
          <w:lang w:val="en-GB"/>
        </w:rPr>
      </w:pPr>
    </w:p>
    <w:p w14:paraId="389D17E1" w14:textId="01206CE0"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Mexico stands today at an advanced stage of the epidemiological transition.</w:t>
      </w:r>
      <w:r>
        <w:rPr>
          <w:rFonts w:cs="Calibri"/>
          <w:sz w:val="24"/>
          <w:szCs w:val="24"/>
          <w:vertAlign w:val="superscript"/>
          <w:lang w:val="en-GB"/>
        </w:rPr>
        <w:t>16</w:t>
      </w:r>
      <w:r>
        <w:rPr>
          <w:rFonts w:cs="Calibri"/>
          <w:sz w:val="24"/>
          <w:szCs w:val="24"/>
          <w:lang w:val="en-GB"/>
        </w:rPr>
        <w:t xml:space="preserve"> However this transition was achieved rapidly and the health system is ill-prepared for the burden of non-communicable diseases.</w:t>
      </w:r>
      <w:r>
        <w:rPr>
          <w:rFonts w:cs="Calibri"/>
          <w:sz w:val="24"/>
          <w:szCs w:val="24"/>
          <w:vertAlign w:val="superscript"/>
          <w:lang w:val="en-GB"/>
        </w:rPr>
        <w:t>49</w:t>
      </w:r>
      <w:r>
        <w:rPr>
          <w:rFonts w:cs="Calibri"/>
          <w:sz w:val="24"/>
          <w:szCs w:val="24"/>
          <w:lang w:val="en-GB"/>
        </w:rPr>
        <w:t xml:space="preserve"> The cardiovascular mortality reductions that brought the developed world into advanced levels of life expectancy </w:t>
      </w:r>
      <w:del w:id="558" w:author="Tim Riffe" w:date="2018-07-04T19:06:00Z">
        <w:r>
          <w:rPr>
            <w:rFonts w:cs="Calibri"/>
            <w:sz w:val="24"/>
            <w:szCs w:val="24"/>
            <w:lang w:val="en-GB"/>
          </w:rPr>
          <w:delText>trends,</w:delText>
        </w:r>
      </w:del>
      <w:ins w:id="559" w:author="Tim Riffe" w:date="2018-07-04T19:06:00Z">
        <w:r>
          <w:rPr>
            <w:rFonts w:cs="Calibri"/>
            <w:sz w:val="24"/>
            <w:szCs w:val="24"/>
            <w:lang w:val="en-GB"/>
          </w:rPr>
          <w:t>are</w:t>
        </w:r>
      </w:ins>
      <w:r>
        <w:rPr>
          <w:rFonts w:cs="Calibri"/>
          <w:sz w:val="24"/>
          <w:szCs w:val="24"/>
          <w:lang w:val="en-GB"/>
        </w:rPr>
        <w:t xml:space="preserve"> still</w:t>
      </w:r>
      <w:del w:id="560" w:author="José Manuel Aburto" w:date="2018-07-04T20:10:00Z">
        <w:r w:rsidDel="00EB3727">
          <w:rPr>
            <w:rFonts w:cs="Calibri"/>
            <w:sz w:val="24"/>
            <w:szCs w:val="24"/>
            <w:lang w:val="en-GB"/>
          </w:rPr>
          <w:delText xml:space="preserve"> are </w:delText>
        </w:r>
      </w:del>
      <w:r>
        <w:rPr>
          <w:rFonts w:cs="Calibri"/>
          <w:sz w:val="24"/>
          <w:szCs w:val="24"/>
          <w:lang w:val="en-GB"/>
        </w:rPr>
        <w:t>in progress in Mexico. Nevertheless, no single solution is available to reduce behavio</w:t>
      </w:r>
      <w:ins w:id="561" w:author="Tim Riffe" w:date="2018-07-04T12:03:00Z">
        <w:r>
          <w:rPr>
            <w:rFonts w:cs="Calibri"/>
            <w:sz w:val="24"/>
            <w:szCs w:val="24"/>
            <w:lang w:val="en-GB"/>
          </w:rPr>
          <w:t>u</w:t>
        </w:r>
      </w:ins>
      <w:r>
        <w:rPr>
          <w:rFonts w:cs="Calibri"/>
          <w:sz w:val="24"/>
          <w:szCs w:val="24"/>
          <w:lang w:val="en-GB"/>
        </w:rPr>
        <w:t xml:space="preserve">ral mortality in this country since, as we show, great heterogeneity in mortality levels exist </w:t>
      </w:r>
      <w:del w:id="562" w:author="Tim Riffe" w:date="2018-07-04T19:07:00Z">
        <w:r>
          <w:rPr>
            <w:rFonts w:cs="Calibri"/>
            <w:sz w:val="24"/>
            <w:szCs w:val="24"/>
            <w:lang w:val="en-GB"/>
          </w:rPr>
          <w:delText>among</w:delText>
        </w:r>
      </w:del>
      <w:ins w:id="563" w:author="Tim Riffe" w:date="2018-07-04T19:07:00Z">
        <w:r>
          <w:rPr>
            <w:rFonts w:cs="Calibri"/>
            <w:sz w:val="24"/>
            <w:szCs w:val="24"/>
            <w:lang w:val="en-GB"/>
          </w:rPr>
          <w:t>between</w:t>
        </w:r>
      </w:ins>
      <w:r>
        <w:rPr>
          <w:rFonts w:cs="Calibri"/>
          <w:sz w:val="24"/>
          <w:szCs w:val="24"/>
          <w:lang w:val="en-GB"/>
        </w:rPr>
        <w:t xml:space="preserve"> </w:t>
      </w:r>
      <w:del w:id="564" w:author="Tim Riffe" w:date="2018-07-04T19:07:00Z">
        <w:r>
          <w:rPr>
            <w:rFonts w:cs="Calibri"/>
            <w:sz w:val="24"/>
            <w:szCs w:val="24"/>
            <w:lang w:val="en-GB"/>
          </w:rPr>
          <w:delText xml:space="preserve">its </w:delText>
        </w:r>
      </w:del>
      <w:r>
        <w:rPr>
          <w:rFonts w:cs="Calibri"/>
          <w:sz w:val="24"/>
          <w:szCs w:val="24"/>
          <w:lang w:val="en-GB"/>
        </w:rPr>
        <w:t xml:space="preserve">states. </w:t>
      </w:r>
    </w:p>
    <w:p w14:paraId="7DA9F5F1"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7C4D0B45" w14:textId="34C7DBE8" w:rsidR="00404702" w:rsidRDefault="00801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r>
        <w:rPr>
          <w:rFonts w:cs="Calibri"/>
          <w:sz w:val="24"/>
          <w:szCs w:val="24"/>
          <w:lang w:val="en-GB"/>
        </w:rPr>
        <w:t>Signs of a fragile situation in the health and mortality of the oldest age group</w:t>
      </w:r>
      <w:ins w:id="565" w:author="Tim Riffe" w:date="2018-07-04T19:07:00Z">
        <w:r>
          <w:rPr>
            <w:rFonts w:cs="Calibri"/>
            <w:sz w:val="24"/>
            <w:szCs w:val="24"/>
            <w:lang w:val="en-GB"/>
          </w:rPr>
          <w:t xml:space="preserve"> (ages 50-84)</w:t>
        </w:r>
      </w:ins>
      <w:del w:id="566" w:author="Tim Riffe" w:date="2018-07-04T19:07:00Z">
        <w:r>
          <w:rPr>
            <w:rFonts w:cs="Calibri"/>
            <w:sz w:val="24"/>
            <w:szCs w:val="24"/>
            <w:lang w:val="en-GB"/>
          </w:rPr>
          <w:delText>s</w:delText>
        </w:r>
      </w:del>
      <w:r>
        <w:rPr>
          <w:rFonts w:cs="Calibri"/>
          <w:sz w:val="24"/>
          <w:szCs w:val="24"/>
          <w:lang w:val="en-GB"/>
        </w:rPr>
        <w:t xml:space="preserve"> is </w:t>
      </w:r>
      <w:del w:id="567" w:author="Tim Riffe" w:date="2018-07-04T19:08:00Z">
        <w:r>
          <w:rPr>
            <w:rFonts w:cs="Calibri"/>
            <w:sz w:val="24"/>
            <w:szCs w:val="24"/>
            <w:lang w:val="en-GB"/>
          </w:rPr>
          <w:delText>observed</w:delText>
        </w:r>
      </w:del>
      <w:ins w:id="568" w:author="Tim Riffe" w:date="2018-07-04T19:08:00Z">
        <w:del w:id="569" w:author="José Manuel Aburto" w:date="2018-07-04T20:11:00Z">
          <w:r w:rsidDel="003A6F86">
            <w:rPr>
              <w:rFonts w:cs="Calibri"/>
              <w:sz w:val="24"/>
              <w:szCs w:val="24"/>
              <w:lang w:val="en-GB"/>
            </w:rPr>
            <w:delText>highighted</w:delText>
          </w:r>
        </w:del>
      </w:ins>
      <w:ins w:id="570" w:author="José Manuel Aburto" w:date="2018-07-04T20:11:00Z">
        <w:r w:rsidR="003A6F86">
          <w:rPr>
            <w:rFonts w:cs="Calibri"/>
            <w:sz w:val="24"/>
            <w:szCs w:val="24"/>
            <w:lang w:val="en-GB"/>
          </w:rPr>
          <w:t>highlighted</w:t>
        </w:r>
      </w:ins>
      <w:ins w:id="571" w:author="Tim Riffe" w:date="2018-07-04T19:08:00Z">
        <w:r>
          <w:rPr>
            <w:rFonts w:cs="Calibri"/>
            <w:sz w:val="24"/>
            <w:szCs w:val="24"/>
            <w:lang w:val="en-GB"/>
          </w:rPr>
          <w:t xml:space="preserve"> by the</w:t>
        </w:r>
      </w:ins>
      <w:del w:id="572" w:author="Tim Riffe" w:date="2018-07-04T19:08:00Z">
        <w:r>
          <w:rPr>
            <w:rFonts w:cs="Calibri"/>
            <w:sz w:val="24"/>
            <w:szCs w:val="24"/>
            <w:lang w:val="en-GB"/>
          </w:rPr>
          <w:delText xml:space="preserve"> in the</w:delText>
        </w:r>
      </w:del>
      <w:r>
        <w:rPr>
          <w:rFonts w:cs="Calibri"/>
          <w:sz w:val="24"/>
          <w:szCs w:val="24"/>
          <w:lang w:val="en-GB"/>
        </w:rPr>
        <w:t xml:space="preserve"> decline in the low mortality benchmark used in our analysis. </w:t>
      </w:r>
      <w:del w:id="573" w:author="Tim Riffe" w:date="2018-07-04T19:08:00Z">
        <w:r>
          <w:rPr>
            <w:rFonts w:cs="Calibri"/>
            <w:sz w:val="24"/>
            <w:szCs w:val="24"/>
            <w:lang w:val="en-GB"/>
          </w:rPr>
          <w:delText>The aging of the population</w:delText>
        </w:r>
      </w:del>
      <w:ins w:id="574" w:author="Tim Riffe" w:date="2018-07-04T19:08:00Z">
        <w:r>
          <w:rPr>
            <w:rFonts w:cs="Calibri"/>
            <w:sz w:val="24"/>
            <w:szCs w:val="24"/>
            <w:lang w:val="en-GB"/>
          </w:rPr>
          <w:t>Population ageing</w:t>
        </w:r>
      </w:ins>
      <w:r>
        <w:rPr>
          <w:rFonts w:cs="Calibri"/>
          <w:sz w:val="24"/>
          <w:szCs w:val="24"/>
          <w:lang w:val="en-GB"/>
        </w:rPr>
        <w:t xml:space="preserve"> could scale up this situation if timely preventive measures are not put in place. Furthermore, a resurgence of violent deaths </w:t>
      </w:r>
      <w:r>
        <w:rPr>
          <w:rFonts w:cs="Calibri"/>
          <w:sz w:val="24"/>
          <w:szCs w:val="24"/>
          <w:vertAlign w:val="superscript"/>
          <w:lang w:val="en-GB"/>
        </w:rPr>
        <w:t>14 15 21</w:t>
      </w:r>
      <w:r>
        <w:rPr>
          <w:rFonts w:cs="Calibri"/>
          <w:sz w:val="24"/>
          <w:szCs w:val="24"/>
          <w:lang w:val="en-GB"/>
        </w:rPr>
        <w:t xml:space="preserve"> has created a new burden in Mexican society. </w:t>
      </w:r>
    </w:p>
    <w:p w14:paraId="32B6457C"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Calibri"/>
          <w:sz w:val="24"/>
          <w:szCs w:val="24"/>
          <w:lang w:val="en-GB"/>
        </w:rPr>
      </w:pPr>
    </w:p>
    <w:p w14:paraId="159483C9" w14:textId="77777777" w:rsidR="00404702" w:rsidRDefault="008017BD">
      <w:pPr>
        <w:jc w:val="both"/>
        <w:rPr>
          <w:rFonts w:cs="Calibri"/>
          <w:sz w:val="24"/>
          <w:szCs w:val="24"/>
          <w:lang w:val="en-GB"/>
        </w:rPr>
      </w:pPr>
      <w:r>
        <w:rPr>
          <w:rFonts w:cs="Calibri"/>
          <w:sz w:val="24"/>
          <w:szCs w:val="24"/>
          <w:lang w:val="en-GB"/>
        </w:rPr>
        <w:lastRenderedPageBreak/>
        <w:t xml:space="preserve">As </w:t>
      </w:r>
      <w:ins w:id="575" w:author="Tim Riffe" w:date="2018-07-04T19:09:00Z">
        <w:r>
          <w:rPr>
            <w:rFonts w:cs="Calibri"/>
            <w:sz w:val="24"/>
            <w:szCs w:val="24"/>
            <w:lang w:val="en-GB"/>
          </w:rPr>
          <w:t xml:space="preserve">is the case in </w:t>
        </w:r>
      </w:ins>
      <w:r>
        <w:rPr>
          <w:rFonts w:cs="Calibri"/>
          <w:sz w:val="24"/>
          <w:szCs w:val="24"/>
          <w:lang w:val="en-GB"/>
        </w:rPr>
        <w:t>many developing countries, Mexico will have to face these new challenges with a broad strategy. This should include a continuous and adaptable health system ready for the current and future health adversities at the physical, mental</w:t>
      </w:r>
      <w:ins w:id="576" w:author="Tim Riffe" w:date="2018-07-04T19:09:00Z">
        <w:r>
          <w:rPr>
            <w:rFonts w:cs="Calibri"/>
            <w:sz w:val="24"/>
            <w:szCs w:val="24"/>
            <w:lang w:val="en-GB"/>
          </w:rPr>
          <w:t>,</w:t>
        </w:r>
      </w:ins>
      <w:r>
        <w:rPr>
          <w:rFonts w:cs="Calibri"/>
          <w:sz w:val="24"/>
          <w:szCs w:val="24"/>
          <w:lang w:val="en-GB"/>
        </w:rPr>
        <w:t xml:space="preserve"> and societal levels. Many other institutions will also have to coevolve including importantly the development of an education system that embraces and encourages physical and healthy activities to diminish risk factors that contribute to the high prevalence of obesity and cirrhosis in Mexico. Finally, the burden of violence in recent years demonstrates the failure of current policies trying to mitigate violence in the country. New strategies that replace current ones are needed and embracing evidence based policies (e.g. drug policies) could be a new venue to eradicate the consequences of violence on the Mexican population. </w:t>
      </w:r>
    </w:p>
    <w:p w14:paraId="7D907269" w14:textId="77777777" w:rsidR="00404702" w:rsidRDefault="00404702">
      <w:pPr>
        <w:rPr>
          <w:rFonts w:cs="Calibri"/>
          <w:b/>
          <w:iCs/>
          <w:sz w:val="24"/>
          <w:szCs w:val="24"/>
          <w:lang w:val="en-GB"/>
        </w:rPr>
      </w:pPr>
    </w:p>
    <w:p w14:paraId="29820F6C" w14:textId="77777777" w:rsidR="00404702" w:rsidRDefault="008017BD">
      <w:pPr>
        <w:rPr>
          <w:rFonts w:cs="Calibri"/>
          <w:iCs/>
          <w:sz w:val="20"/>
          <w:szCs w:val="20"/>
          <w:lang w:val="en-GB"/>
        </w:rPr>
      </w:pPr>
      <w:r>
        <w:rPr>
          <w:rFonts w:cs="Calibri"/>
          <w:b/>
          <w:iCs/>
          <w:sz w:val="20"/>
          <w:szCs w:val="20"/>
          <w:lang w:val="en-GB"/>
        </w:rPr>
        <w:t>Contributors:</w:t>
      </w:r>
      <w:r>
        <w:rPr>
          <w:rFonts w:ascii="FreeSans" w:eastAsia="FreeSans" w:hAnsi="FreeSans" w:cs="FreeSans"/>
          <w:sz w:val="20"/>
          <w:szCs w:val="20"/>
          <w:lang w:val="en-GB"/>
        </w:rPr>
        <w:t xml:space="preserve"> </w:t>
      </w:r>
      <w:r>
        <w:rPr>
          <w:rFonts w:cs="Calibri"/>
          <w:iCs/>
          <w:sz w:val="20"/>
          <w:szCs w:val="20"/>
          <w:lang w:val="en-GB"/>
        </w:rPr>
        <w:t>JMA and TR contributed to data collection, study design, data analysis, and interpretation of the results, and wrote the first draft of the paper. VCR contributed to the study design, interpretation of the results, drafting of the paper, and finali</w:t>
      </w:r>
      <w:del w:id="577" w:author="Tim Riffe" w:date="2018-07-04T11:48:00Z">
        <w:r>
          <w:rPr>
            <w:rFonts w:cs="Calibri"/>
            <w:iCs/>
            <w:sz w:val="20"/>
            <w:szCs w:val="20"/>
            <w:lang w:val="en-GB"/>
          </w:rPr>
          <w:delText>z</w:delText>
        </w:r>
      </w:del>
      <w:ins w:id="578" w:author="Tim Riffe" w:date="2018-07-04T11:48:00Z">
        <w:r>
          <w:rPr>
            <w:rFonts w:cs="Calibri"/>
            <w:iCs/>
            <w:sz w:val="20"/>
            <w:szCs w:val="20"/>
            <w:lang w:val="en-GB"/>
          </w:rPr>
          <w:t>s</w:t>
        </w:r>
      </w:ins>
      <w:r>
        <w:rPr>
          <w:rFonts w:cs="Calibri"/>
          <w:iCs/>
          <w:sz w:val="20"/>
          <w:szCs w:val="20"/>
          <w:lang w:val="en-GB"/>
        </w:rPr>
        <w:t>ing the paper.</w:t>
      </w:r>
    </w:p>
    <w:p w14:paraId="7D965DA6" w14:textId="77777777" w:rsidR="00404702" w:rsidRDefault="008017BD">
      <w:pPr>
        <w:jc w:val="both"/>
        <w:rPr>
          <w:rFonts w:cs="Calibri"/>
          <w:iCs/>
          <w:sz w:val="20"/>
          <w:szCs w:val="20"/>
          <w:lang w:val="en-GB"/>
        </w:rPr>
      </w:pPr>
      <w:r>
        <w:rPr>
          <w:rFonts w:cs="Calibri"/>
          <w:b/>
          <w:iCs/>
          <w:sz w:val="20"/>
          <w:szCs w:val="20"/>
          <w:lang w:val="en-GB"/>
        </w:rPr>
        <w:t>Funding</w:t>
      </w:r>
      <w:r>
        <w:rPr>
          <w:rFonts w:cs="Calibri"/>
          <w:iCs/>
          <w:sz w:val="20"/>
          <w:szCs w:val="20"/>
          <w:lang w:val="en-GB"/>
        </w:rPr>
        <w:t xml:space="preserve">: JMA acknowledges support from the Max Planck Society, the European Doctoral School of Demography, and his current institution. </w:t>
      </w:r>
    </w:p>
    <w:p w14:paraId="0C93AB15" w14:textId="77777777" w:rsidR="00404702" w:rsidRDefault="008017BD">
      <w:pPr>
        <w:jc w:val="both"/>
        <w:rPr>
          <w:rFonts w:cs="Calibri"/>
          <w:sz w:val="20"/>
          <w:szCs w:val="20"/>
          <w:lang w:val="en-GB"/>
        </w:rPr>
      </w:pPr>
      <w:r>
        <w:rPr>
          <w:rFonts w:cs="Calibri"/>
          <w:b/>
          <w:sz w:val="20"/>
          <w:szCs w:val="20"/>
          <w:lang w:val="en-GB"/>
        </w:rPr>
        <w:t xml:space="preserve">Competing interest statement: </w:t>
      </w:r>
      <w:r>
        <w:rPr>
          <w:rFonts w:ascii="Arial" w:hAnsi="Arial" w:cs="Arial"/>
          <w:i/>
          <w:iCs/>
          <w:color w:val="606060"/>
          <w:sz w:val="20"/>
          <w:szCs w:val="20"/>
          <w:shd w:val="clear" w:color="auto" w:fill="FFFFFF"/>
          <w:lang w:val="en-GB"/>
        </w:rPr>
        <w:t xml:space="preserve"> </w:t>
      </w:r>
      <w:r>
        <w:rPr>
          <w:rFonts w:cs="Calibri"/>
          <w:sz w:val="20"/>
          <w:szCs w:val="20"/>
          <w:lang w:val="en-GB"/>
        </w:rPr>
        <w:t>All authors have completed the </w:t>
      </w:r>
      <w:hyperlink r:id="rId12">
        <w:r>
          <w:rPr>
            <w:rStyle w:val="InternetLink"/>
            <w:rFonts w:cs="Calibri"/>
            <w:sz w:val="20"/>
            <w:szCs w:val="20"/>
            <w:lang w:val="en-GB"/>
          </w:rPr>
          <w:t>Unified Competing Interest form</w:t>
        </w:r>
      </w:hyperlink>
      <w:r>
        <w:rPr>
          <w:rFonts w:cs="Calibri"/>
          <w:sz w:val="20"/>
          <w:szCs w:val="20"/>
          <w:lang w:val="en-GB"/>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18170F2F" w14:textId="77777777" w:rsidR="00404702" w:rsidRDefault="008017BD">
      <w:pPr>
        <w:jc w:val="both"/>
        <w:rPr>
          <w:rFonts w:cs="Calibri"/>
          <w:sz w:val="20"/>
          <w:szCs w:val="20"/>
          <w:lang w:val="en-GB"/>
        </w:rPr>
      </w:pPr>
      <w:r>
        <w:rPr>
          <w:rFonts w:cs="Calibri"/>
          <w:b/>
          <w:sz w:val="20"/>
          <w:szCs w:val="20"/>
          <w:lang w:val="en-GB"/>
        </w:rPr>
        <w:t>Data sharing</w:t>
      </w:r>
      <w:r>
        <w:rPr>
          <w:rFonts w:cs="Calibri"/>
          <w:sz w:val="20"/>
          <w:szCs w:val="20"/>
          <w:lang w:val="en-GB"/>
        </w:rPr>
        <w:t>: All data used are publicly available in references 22 and 23. All the study is fully replicable at https://github.com/jmaburto/DecompMex</w:t>
      </w:r>
    </w:p>
    <w:p w14:paraId="47AE4DA6" w14:textId="77777777" w:rsidR="00404702" w:rsidRDefault="008017BD">
      <w:pPr>
        <w:rPr>
          <w:rFonts w:cs="Calibri"/>
          <w:sz w:val="20"/>
          <w:szCs w:val="20"/>
          <w:lang w:val="en-GB"/>
        </w:rPr>
      </w:pPr>
      <w:r>
        <w:rPr>
          <w:rFonts w:cs="Calibri"/>
          <w:b/>
          <w:sz w:val="20"/>
          <w:szCs w:val="20"/>
          <w:lang w:val="en-GB"/>
        </w:rPr>
        <w:t>Transparency:</w:t>
      </w:r>
      <w:r>
        <w:rPr>
          <w:rFonts w:cs="Calibri"/>
          <w:sz w:val="20"/>
          <w:szCs w:val="20"/>
          <w:lang w:val="en-GB"/>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04E5AF67" w14:textId="77777777" w:rsidR="00404702" w:rsidRDefault="008017BD">
      <w:pPr>
        <w:rPr>
          <w:rFonts w:cs="Calibri"/>
          <w:sz w:val="20"/>
          <w:szCs w:val="20"/>
          <w:lang w:val="en-GB"/>
        </w:rPr>
      </w:pPr>
      <w:r>
        <w:rPr>
          <w:rFonts w:cs="Calibri"/>
          <w:b/>
          <w:sz w:val="20"/>
          <w:szCs w:val="20"/>
          <w:lang w:val="en-GB"/>
        </w:rPr>
        <w:t>Ethical approval</w:t>
      </w:r>
      <w:r>
        <w:rPr>
          <w:rFonts w:cs="Calibri"/>
          <w:sz w:val="20"/>
          <w:szCs w:val="20"/>
          <w:lang w:val="en-GB"/>
        </w:rPr>
        <w:t>: No ethical approval was needed from the institutions’ boards since we work with anonymi</w:t>
      </w:r>
      <w:del w:id="579" w:author="Tim Riffe" w:date="2018-07-04T11:48:00Z">
        <w:r>
          <w:rPr>
            <w:rFonts w:cs="Calibri"/>
            <w:sz w:val="20"/>
            <w:szCs w:val="20"/>
            <w:lang w:val="en-GB"/>
          </w:rPr>
          <w:delText>z</w:delText>
        </w:r>
      </w:del>
      <w:ins w:id="580" w:author="Tim Riffe" w:date="2018-07-04T11:48:00Z">
        <w:r>
          <w:rPr>
            <w:rFonts w:cs="Calibri"/>
            <w:sz w:val="20"/>
            <w:szCs w:val="20"/>
            <w:lang w:val="en-GB"/>
          </w:rPr>
          <w:t>s</w:t>
        </w:r>
      </w:ins>
      <w:r>
        <w:rPr>
          <w:rFonts w:cs="Calibri"/>
          <w:sz w:val="20"/>
          <w:szCs w:val="20"/>
          <w:lang w:val="en-GB"/>
        </w:rPr>
        <w:t>ed aggregated publicly available datasets.</w:t>
      </w:r>
    </w:p>
    <w:p w14:paraId="7A86AA94" w14:textId="77777777" w:rsidR="00404702" w:rsidRDefault="008017BD">
      <w:pPr>
        <w:rPr>
          <w:rFonts w:cs="Calibri"/>
          <w:b/>
          <w:sz w:val="24"/>
          <w:szCs w:val="24"/>
          <w:lang w:val="en-GB"/>
        </w:rPr>
      </w:pPr>
      <w:r>
        <w:rPr>
          <w:rFonts w:cs="Calibri"/>
          <w:b/>
          <w:sz w:val="24"/>
          <w:szCs w:val="24"/>
          <w:lang w:val="en-GB"/>
        </w:rPr>
        <w:t>Figures</w:t>
      </w:r>
    </w:p>
    <w:p w14:paraId="1B4AD765" w14:textId="77777777" w:rsidR="00404702" w:rsidRDefault="008017BD">
      <w:pPr>
        <w:jc w:val="both"/>
        <w:rPr>
          <w:rFonts w:cs="Calibri"/>
          <w:sz w:val="24"/>
          <w:szCs w:val="24"/>
          <w:lang w:val="en-GB"/>
        </w:rPr>
      </w:pPr>
      <w:r>
        <w:rPr>
          <w:rFonts w:cs="Calibri"/>
          <w:sz w:val="24"/>
          <w:szCs w:val="24"/>
          <w:lang w:val="en-GB"/>
        </w:rPr>
        <w:t>Figure 1. State-specific life expectancy trends (grey), average (black) and low mortality benchmark (blue) for three age groups, the youngest (0-14), young adults (14-49), and older adults (50-84) by sex for the period 1990-2015. Source: calculations based on INEGI and CONAPO files.</w:t>
      </w:r>
    </w:p>
    <w:p w14:paraId="2135F943" w14:textId="77777777" w:rsidR="00404702" w:rsidRDefault="00404702">
      <w:pPr>
        <w:jc w:val="both"/>
        <w:rPr>
          <w:rFonts w:cs="Calibri"/>
          <w:sz w:val="24"/>
          <w:szCs w:val="24"/>
          <w:lang w:val="en-GB"/>
        </w:rPr>
      </w:pPr>
    </w:p>
    <w:p w14:paraId="2EA84254" w14:textId="77777777" w:rsidR="00404702" w:rsidRDefault="008017BD">
      <w:pPr>
        <w:jc w:val="both"/>
        <w:rPr>
          <w:rFonts w:cs="Calibri"/>
          <w:sz w:val="24"/>
          <w:szCs w:val="24"/>
          <w:lang w:val="en-GB"/>
        </w:rPr>
      </w:pPr>
      <w:r>
        <w:rPr>
          <w:rFonts w:cs="Calibri"/>
          <w:sz w:val="24"/>
          <w:szCs w:val="24"/>
          <w:lang w:val="en-GB"/>
        </w:rPr>
        <w:t>Figure 2. Inequality in male life expectancy between states for the youngest (0-14), young adults (15-49) and older adults (50-84), 1990-2015. Source: calculations based on INEGI and CONAPO files.</w:t>
      </w:r>
    </w:p>
    <w:p w14:paraId="080552D5" w14:textId="77777777" w:rsidR="00404702" w:rsidRDefault="00404702">
      <w:pPr>
        <w:jc w:val="both"/>
        <w:rPr>
          <w:rFonts w:cs="Calibri"/>
          <w:sz w:val="24"/>
          <w:szCs w:val="24"/>
          <w:lang w:val="en-GB"/>
        </w:rPr>
      </w:pPr>
    </w:p>
    <w:p w14:paraId="4F475F57" w14:textId="77777777" w:rsidR="00404702" w:rsidRDefault="008017BD">
      <w:pPr>
        <w:jc w:val="both"/>
        <w:rPr>
          <w:rFonts w:cs="Calibri"/>
          <w:sz w:val="24"/>
          <w:szCs w:val="24"/>
          <w:lang w:val="en-GB"/>
        </w:rPr>
      </w:pPr>
      <w:r>
        <w:rPr>
          <w:rFonts w:cs="Calibri"/>
          <w:sz w:val="24"/>
          <w:szCs w:val="24"/>
          <w:lang w:val="en-GB"/>
        </w:rPr>
        <w:t>Figure 3. Discordant age-rankings for average male life expectancy 2010-15 for the youngest (0-14), young adults (14-49), and older adults (50-84). Source: calculations based on INEGI and CONAPO files.</w:t>
      </w:r>
    </w:p>
    <w:p w14:paraId="00215BA9" w14:textId="77777777" w:rsidR="00404702" w:rsidRDefault="00404702">
      <w:pPr>
        <w:jc w:val="both"/>
        <w:rPr>
          <w:rFonts w:cs="Calibri"/>
          <w:sz w:val="24"/>
          <w:szCs w:val="24"/>
          <w:lang w:val="en-GB"/>
        </w:rPr>
      </w:pPr>
    </w:p>
    <w:p w14:paraId="1AC607B6" w14:textId="77777777" w:rsidR="00404702" w:rsidRDefault="008017BD">
      <w:pPr>
        <w:jc w:val="both"/>
        <w:rPr>
          <w:rFonts w:cs="Calibri"/>
          <w:sz w:val="24"/>
          <w:szCs w:val="24"/>
          <w:lang w:val="en-GB"/>
        </w:rPr>
      </w:pPr>
      <w:r>
        <w:rPr>
          <w:rFonts w:cs="Calibri"/>
          <w:sz w:val="24"/>
          <w:szCs w:val="24"/>
          <w:lang w:val="en-GB"/>
        </w:rPr>
        <w:t>Figure 4. Cause-specific contributions to the gap between states and low mortality benchmark for older male adults (50-84), 1990-2015. Source: calculations based on INEGI and CONAPO files.</w:t>
      </w:r>
    </w:p>
    <w:p w14:paraId="3A229621" w14:textId="77777777" w:rsidR="00404702" w:rsidRDefault="00404702">
      <w:pPr>
        <w:jc w:val="both"/>
        <w:rPr>
          <w:rFonts w:cs="Calibri"/>
          <w:sz w:val="24"/>
          <w:szCs w:val="24"/>
          <w:lang w:val="en-GB"/>
        </w:rPr>
      </w:pPr>
    </w:p>
    <w:p w14:paraId="5BE63D03" w14:textId="77777777" w:rsidR="00404702" w:rsidRDefault="008017BD">
      <w:pPr>
        <w:jc w:val="both"/>
        <w:rPr>
          <w:rFonts w:cs="Calibri"/>
          <w:sz w:val="24"/>
          <w:szCs w:val="24"/>
          <w:lang w:val="en-GB"/>
        </w:rPr>
      </w:pPr>
      <w:r>
        <w:rPr>
          <w:rFonts w:cs="Calibri"/>
          <w:sz w:val="24"/>
          <w:szCs w:val="24"/>
          <w:lang w:val="en-GB"/>
        </w:rPr>
        <w:t>Figure 5. State-specific gap with the low mortality benchmark and its cause-of-death composition for older male adults (50-84) in 2015. Source: calculations based on INEGI and CONAPO files.</w:t>
      </w:r>
    </w:p>
    <w:p w14:paraId="2ABF91CE" w14:textId="77777777" w:rsidR="00404702" w:rsidRDefault="00404702">
      <w:pPr>
        <w:rPr>
          <w:rFonts w:cs="Calibri"/>
          <w:b/>
          <w:sz w:val="24"/>
          <w:szCs w:val="24"/>
          <w:lang w:val="en-GB"/>
        </w:rPr>
      </w:pPr>
    </w:p>
    <w:p w14:paraId="12494D07" w14:textId="77777777" w:rsidR="00404702" w:rsidRDefault="008017BD">
      <w:pPr>
        <w:rPr>
          <w:rFonts w:cs="Calibri"/>
          <w:b/>
          <w:sz w:val="24"/>
          <w:szCs w:val="24"/>
          <w:lang w:val="en-GB"/>
        </w:rPr>
      </w:pPr>
      <w:r>
        <w:rPr>
          <w:rFonts w:cs="Calibri"/>
          <w:b/>
          <w:sz w:val="24"/>
          <w:szCs w:val="24"/>
          <w:lang w:val="en-GB"/>
        </w:rPr>
        <w:t xml:space="preserve">References </w:t>
      </w:r>
    </w:p>
    <w:p w14:paraId="211CBA12" w14:textId="77777777" w:rsidR="00404702" w:rsidRDefault="008017BD">
      <w:pPr>
        <w:pStyle w:val="EndNoteBibliography"/>
        <w:ind w:left="720" w:hanging="720"/>
        <w:rPr>
          <w:lang w:val="en-GB"/>
        </w:rPr>
      </w:pPr>
      <w:r>
        <w:rPr>
          <w:lang w:val="en-GB"/>
        </w:rPr>
        <w:lastRenderedPageBreak/>
        <w:t>1. World Health Organization. The world health report 2000: health systems: improving performance: World Health Organization 2000.</w:t>
      </w:r>
    </w:p>
    <w:p w14:paraId="661B04AD" w14:textId="77777777" w:rsidR="00404702" w:rsidRDefault="008017BD">
      <w:pPr>
        <w:pStyle w:val="EndNoteBibliography"/>
        <w:ind w:left="720" w:hanging="720"/>
        <w:rPr>
          <w:lang w:val="en-GB"/>
        </w:rPr>
      </w:pPr>
      <w:r>
        <w:rPr>
          <w:lang w:val="en-GB"/>
        </w:rPr>
        <w:t>2. Mexican Society of Demography. [Demographic reconciliation of Mexico and its states 1990–2010].</w:t>
      </w:r>
    </w:p>
    <w:p w14:paraId="358F4D45" w14:textId="77777777" w:rsidR="00404702" w:rsidRDefault="008017BD">
      <w:pPr>
        <w:pStyle w:val="EndNoteBibliography"/>
        <w:ind w:left="720" w:hanging="720"/>
        <w:rPr>
          <w:lang w:val="en-GB"/>
        </w:rPr>
      </w:pPr>
      <w:r>
        <w:rPr>
          <w:lang w:val="en-GB"/>
        </w:rPr>
        <w:t>Mexico City: SOMEDE-CONAPO; 2011. Conciliación demográfica de México y entidades</w:t>
      </w:r>
    </w:p>
    <w:p w14:paraId="55942389" w14:textId="77777777" w:rsidR="00404702" w:rsidRDefault="008017BD">
      <w:pPr>
        <w:pStyle w:val="EndNoteBibliography"/>
        <w:ind w:left="720" w:hanging="720"/>
        <w:rPr>
          <w:lang w:val="en-GB"/>
        </w:rPr>
      </w:pPr>
      <w:r>
        <w:rPr>
          <w:lang w:val="en-GB"/>
        </w:rPr>
        <w:t>federativas 1990–2010. Unpublished paper. Spanish2010.</w:t>
      </w:r>
    </w:p>
    <w:p w14:paraId="2F2425F2" w14:textId="77777777" w:rsidR="00404702" w:rsidRDefault="008017BD">
      <w:pPr>
        <w:pStyle w:val="EndNoteBibliography"/>
        <w:ind w:left="720" w:hanging="720"/>
        <w:rPr>
          <w:lang w:val="en-GB"/>
        </w:rPr>
      </w:pPr>
      <w:r>
        <w:rPr>
          <w:lang w:val="en-GB"/>
        </w:rPr>
        <w:t xml:space="preserve">3. Canudas-Romo V, García-Guerrero VM, Echarri-Cánovas CJ. The stagnation of the Mexican male life expectancy in the first decade of the 21st century: the impact of homicides and diabetes mellitus. </w:t>
      </w:r>
      <w:r>
        <w:rPr>
          <w:i/>
          <w:lang w:val="en-GB"/>
        </w:rPr>
        <w:t>J Epidemiol Community Health</w:t>
      </w:r>
      <w:r>
        <w:rPr>
          <w:lang w:val="en-GB"/>
        </w:rPr>
        <w:t xml:space="preserve"> 2015;69(1):28-34.</w:t>
      </w:r>
    </w:p>
    <w:p w14:paraId="18D09354" w14:textId="77777777" w:rsidR="00404702" w:rsidRDefault="008017BD">
      <w:pPr>
        <w:pStyle w:val="EndNoteBibliography"/>
        <w:ind w:left="720" w:hanging="720"/>
        <w:rPr>
          <w:lang w:val="en-GB"/>
        </w:rPr>
      </w:pPr>
      <w:r>
        <w:rPr>
          <w:lang w:val="en-GB"/>
        </w:rPr>
        <w:t xml:space="preserve">4. Knaul FM, Frenk J. Health insurance in Mexico: achieving universal coverage through structural reform. </w:t>
      </w:r>
      <w:r>
        <w:rPr>
          <w:i/>
          <w:lang w:val="en-GB"/>
        </w:rPr>
        <w:t>Health affairs</w:t>
      </w:r>
      <w:r>
        <w:rPr>
          <w:lang w:val="en-GB"/>
        </w:rPr>
        <w:t xml:space="preserve"> 2005;24(6):1467-76.</w:t>
      </w:r>
    </w:p>
    <w:p w14:paraId="14B0ABE6" w14:textId="77777777" w:rsidR="00404702" w:rsidRDefault="008017BD">
      <w:pPr>
        <w:pStyle w:val="EndNoteBibliography"/>
        <w:ind w:left="720" w:hanging="720"/>
        <w:rPr>
          <w:lang w:val="en-GB"/>
        </w:rPr>
      </w:pPr>
      <w:r>
        <w:rPr>
          <w:lang w:val="en-GB"/>
        </w:rPr>
        <w:t>5. Neufeld LM. The Oportunidades Program and Child Growth: Mexico Perspectives. Handbook of Growth and Growth Monitoring in Health and Disease: Springer 2012:1659-71.</w:t>
      </w:r>
    </w:p>
    <w:p w14:paraId="58BF5ABD" w14:textId="77777777" w:rsidR="00404702" w:rsidRDefault="008017BD">
      <w:pPr>
        <w:pStyle w:val="EndNoteBibliography"/>
        <w:ind w:left="720" w:hanging="720"/>
        <w:rPr>
          <w:lang w:val="en-GB"/>
        </w:rPr>
      </w:pPr>
      <w:r>
        <w:rPr>
          <w:lang w:val="en-GB"/>
        </w:rPr>
        <w:t xml:space="preserve">6. Sepúlveda J, Bustreo F, Tapia R, et al. Improvement of child survival in Mexico: the diagonal approach. </w:t>
      </w:r>
      <w:r>
        <w:rPr>
          <w:i/>
          <w:lang w:val="en-GB"/>
        </w:rPr>
        <w:t>The Lancet</w:t>
      </w:r>
      <w:r>
        <w:rPr>
          <w:lang w:val="en-GB"/>
        </w:rPr>
        <w:t xml:space="preserve"> 2006;368(9551):2017-27.</w:t>
      </w:r>
    </w:p>
    <w:p w14:paraId="4008E9BD" w14:textId="77777777" w:rsidR="00404702" w:rsidRDefault="008017BD">
      <w:pPr>
        <w:pStyle w:val="EndNoteBibliography"/>
        <w:ind w:left="720" w:hanging="720"/>
        <w:rPr>
          <w:lang w:val="en-GB"/>
        </w:rPr>
      </w:pPr>
      <w:r>
        <w:rPr>
          <w:lang w:val="en-GB"/>
        </w:rPr>
        <w:t xml:space="preserve">7. Knaul FM, González-Pier E, Gómez-Dantés O, et al. The quest for universal health coverage: achieving social protection for all in Mexico. </w:t>
      </w:r>
      <w:r>
        <w:rPr>
          <w:i/>
          <w:lang w:val="en-GB"/>
        </w:rPr>
        <w:t>The Lancet</w:t>
      </w:r>
      <w:r>
        <w:rPr>
          <w:lang w:val="en-GB"/>
        </w:rPr>
        <w:t xml:space="preserve"> 2012;380(9849):1259-79.</w:t>
      </w:r>
    </w:p>
    <w:p w14:paraId="30FBD2C6" w14:textId="77777777" w:rsidR="00404702" w:rsidRDefault="008017BD">
      <w:pPr>
        <w:pStyle w:val="EndNoteBibliography"/>
        <w:ind w:left="720" w:hanging="720"/>
        <w:rPr>
          <w:lang w:val="en-GB"/>
        </w:rPr>
      </w:pPr>
      <w:r>
        <w:rPr>
          <w:lang w:val="en-GB"/>
        </w:rPr>
        <w:t xml:space="preserve">8. Bygbjerg I. Double burden of noncommunicable and infectious diseases in developing countries. </w:t>
      </w:r>
      <w:r>
        <w:rPr>
          <w:i/>
          <w:lang w:val="en-GB"/>
        </w:rPr>
        <w:t>Science</w:t>
      </w:r>
      <w:r>
        <w:rPr>
          <w:lang w:val="en-GB"/>
        </w:rPr>
        <w:t xml:space="preserve"> 2012;337(6101):1499-501.</w:t>
      </w:r>
    </w:p>
    <w:p w14:paraId="47D1CAF9" w14:textId="77777777" w:rsidR="00404702" w:rsidRDefault="008017BD">
      <w:pPr>
        <w:pStyle w:val="EndNoteBibliography"/>
        <w:ind w:left="720" w:hanging="720"/>
        <w:rPr>
          <w:lang w:val="en-GB"/>
        </w:rPr>
      </w:pPr>
      <w:r>
        <w:rPr>
          <w:lang w:val="en-GB"/>
        </w:rPr>
        <w:t xml:space="preserve">9. Urquieta-Salomón JE, Villarreal HJ. Evolution of health coverage in Mexico: evidence of progress and challenges in the Mexican health system. </w:t>
      </w:r>
      <w:r>
        <w:rPr>
          <w:i/>
          <w:lang w:val="en-GB"/>
        </w:rPr>
        <w:t>Health policy and planning</w:t>
      </w:r>
      <w:r>
        <w:rPr>
          <w:lang w:val="en-GB"/>
        </w:rPr>
        <w:t xml:space="preserve"> 2015;31(1):28-36.</w:t>
      </w:r>
    </w:p>
    <w:p w14:paraId="56649284" w14:textId="77777777" w:rsidR="00404702" w:rsidRDefault="008017BD">
      <w:pPr>
        <w:pStyle w:val="EndNoteBibliography"/>
        <w:ind w:left="720" w:hanging="720"/>
        <w:rPr>
          <w:lang w:val="en-GB"/>
        </w:rPr>
      </w:pPr>
      <w:r>
        <w:rPr>
          <w:lang w:val="en-GB"/>
        </w:rPr>
        <w:t xml:space="preserve">10. Nolte E, McKee CM. Measuring the health of nations: updating an earlier analysis. </w:t>
      </w:r>
      <w:r>
        <w:rPr>
          <w:i/>
          <w:lang w:val="en-GB"/>
        </w:rPr>
        <w:t>Health affairs</w:t>
      </w:r>
      <w:r>
        <w:rPr>
          <w:lang w:val="en-GB"/>
        </w:rPr>
        <w:t xml:space="preserve"> 2008;27(1):58-71.</w:t>
      </w:r>
    </w:p>
    <w:p w14:paraId="6B55A68B" w14:textId="77777777" w:rsidR="00404702" w:rsidRDefault="008017BD">
      <w:pPr>
        <w:pStyle w:val="EndNoteBibliography"/>
        <w:ind w:left="720" w:hanging="720"/>
        <w:rPr>
          <w:lang w:val="en-GB"/>
        </w:rPr>
      </w:pPr>
      <w:r>
        <w:rPr>
          <w:lang w:val="en-GB"/>
        </w:rPr>
        <w:t xml:space="preserve">11. Nolte E, McKee M. Measuring the health of nations: analysis of mortality amenable to health care. </w:t>
      </w:r>
      <w:r>
        <w:rPr>
          <w:i/>
          <w:lang w:val="en-GB"/>
        </w:rPr>
        <w:t>Bmj</w:t>
      </w:r>
      <w:r>
        <w:rPr>
          <w:lang w:val="en-GB"/>
        </w:rPr>
        <w:t xml:space="preserve"> 2003;327(7424):1129.</w:t>
      </w:r>
    </w:p>
    <w:p w14:paraId="4FE32578" w14:textId="77777777" w:rsidR="00404702" w:rsidRDefault="008017BD">
      <w:pPr>
        <w:pStyle w:val="EndNoteBibliography"/>
        <w:ind w:left="720" w:hanging="720"/>
        <w:rPr>
          <w:lang w:val="en-GB"/>
        </w:rPr>
      </w:pPr>
      <w:r>
        <w:rPr>
          <w:lang w:val="en-GB"/>
        </w:rPr>
        <w:t xml:space="preserve">12. Franco-Marina F, Lozano R, Villa B, et al. La mortalidad en México, 2000-2004. Muertes Evitables: magnitud, distribución y tendencias. </w:t>
      </w:r>
      <w:r>
        <w:rPr>
          <w:i/>
          <w:lang w:val="en-GB"/>
        </w:rPr>
        <w:t>Dirección General de Información en Salud, Secretaría de Salud México</w:t>
      </w:r>
      <w:r>
        <w:rPr>
          <w:lang w:val="en-GB"/>
        </w:rPr>
        <w:t xml:space="preserve"> 2006:2.</w:t>
      </w:r>
    </w:p>
    <w:p w14:paraId="582159EA" w14:textId="77777777" w:rsidR="00404702" w:rsidRDefault="008017BD">
      <w:pPr>
        <w:pStyle w:val="EndNoteBibliography"/>
        <w:ind w:left="720" w:hanging="720"/>
        <w:rPr>
          <w:lang w:val="en-GB"/>
        </w:rPr>
      </w:pPr>
      <w:r>
        <w:rPr>
          <w:lang w:val="en-GB"/>
        </w:rPr>
        <w:t xml:space="preserve">13. Dávila-Cervantes CA, Agudelo-Botero M. Mortalidad evitable en México y su contribución a los años de vida perdidos: Análisis por grado de marginación estatal, 2001-2010. </w:t>
      </w:r>
      <w:r>
        <w:rPr>
          <w:i/>
          <w:lang w:val="en-GB"/>
        </w:rPr>
        <w:t>Papeles de población</w:t>
      </w:r>
      <w:r>
        <w:rPr>
          <w:lang w:val="en-GB"/>
        </w:rPr>
        <w:t xml:space="preserve"> 2014;20(82):267-86.</w:t>
      </w:r>
    </w:p>
    <w:p w14:paraId="12834060" w14:textId="77777777" w:rsidR="00404702" w:rsidRDefault="008017BD">
      <w:pPr>
        <w:pStyle w:val="EndNoteBibliography"/>
        <w:ind w:left="720" w:hanging="720"/>
        <w:rPr>
          <w:lang w:val="en-GB"/>
        </w:rPr>
      </w:pPr>
      <w:r>
        <w:rPr>
          <w:lang w:val="en-GB"/>
        </w:rPr>
        <w:t xml:space="preserve">14. Aburto JM, Beltrán-Sánchez H, García-Guerrero VM, et al. Homicides in Mexico reversed life expectancy gains for men and slowed them for women, 2000–10. </w:t>
      </w:r>
      <w:r>
        <w:rPr>
          <w:i/>
          <w:lang w:val="en-GB"/>
        </w:rPr>
        <w:t>Health Affairs</w:t>
      </w:r>
      <w:r>
        <w:rPr>
          <w:lang w:val="en-GB"/>
        </w:rPr>
        <w:t xml:space="preserve"> 2016;35(1):88-95.</w:t>
      </w:r>
    </w:p>
    <w:p w14:paraId="50495899" w14:textId="77777777" w:rsidR="00404702" w:rsidRDefault="008017BD">
      <w:pPr>
        <w:pStyle w:val="EndNoteBibliography"/>
        <w:ind w:left="720" w:hanging="720"/>
        <w:rPr>
          <w:lang w:val="en-GB"/>
        </w:rPr>
      </w:pPr>
      <w:r>
        <w:rPr>
          <w:lang w:val="en-GB"/>
        </w:rPr>
        <w:t xml:space="preserve">15. Canudas-Romo V, Aburto JM, García-Guerrero VM, et al. Mexico's epidemic of violence and its public health significance on average length of life. </w:t>
      </w:r>
      <w:r>
        <w:rPr>
          <w:i/>
          <w:lang w:val="en-GB"/>
        </w:rPr>
        <w:t>Journal of epidemiology and community health</w:t>
      </w:r>
      <w:r>
        <w:rPr>
          <w:lang w:val="en-GB"/>
        </w:rPr>
        <w:t xml:space="preserve"> 2017;71(2):188-93.</w:t>
      </w:r>
    </w:p>
    <w:p w14:paraId="28D8C87D" w14:textId="77777777" w:rsidR="00404702" w:rsidRDefault="008017BD">
      <w:pPr>
        <w:pStyle w:val="EndNoteBibliography"/>
        <w:ind w:left="720" w:hanging="720"/>
        <w:rPr>
          <w:lang w:val="en-GB"/>
        </w:rPr>
      </w:pPr>
      <w:r>
        <w:rPr>
          <w:lang w:val="en-GB"/>
        </w:rPr>
        <w:t xml:space="preserve">16. Gómez-Dantés H, Fullman N, Lamadrid-Figueroa H, et al. Dissonant health transition in the states of Mexico, 1990–2013: a systematic analysis for the Global Burden of Disease Study 2013. </w:t>
      </w:r>
      <w:r>
        <w:rPr>
          <w:i/>
          <w:lang w:val="en-GB"/>
        </w:rPr>
        <w:t>The Lancet</w:t>
      </w:r>
      <w:r>
        <w:rPr>
          <w:lang w:val="en-GB"/>
        </w:rPr>
        <w:t xml:space="preserve"> 2016;388(10058):2386-402.</w:t>
      </w:r>
    </w:p>
    <w:p w14:paraId="1F903443" w14:textId="77777777" w:rsidR="00404702" w:rsidRDefault="008017BD">
      <w:pPr>
        <w:pStyle w:val="EndNoteBibliography"/>
        <w:ind w:left="720" w:hanging="720"/>
        <w:rPr>
          <w:lang w:val="en-GB"/>
        </w:rPr>
      </w:pPr>
      <w:r>
        <w:rPr>
          <w:lang w:val="en-GB"/>
        </w:rPr>
        <w:t>17. Whelpton PK, Eldridge HT, Seigel JS. Forecasts of the Population of the United States, 1945-1975: US Govt. Print. Off. 1948.</w:t>
      </w:r>
    </w:p>
    <w:p w14:paraId="7A31A170" w14:textId="77777777" w:rsidR="00404702" w:rsidRDefault="008017BD">
      <w:pPr>
        <w:pStyle w:val="EndNoteBibliography"/>
        <w:ind w:left="720" w:hanging="720"/>
        <w:rPr>
          <w:lang w:val="en-GB"/>
        </w:rPr>
      </w:pPr>
      <w:r>
        <w:rPr>
          <w:lang w:val="en-GB"/>
        </w:rPr>
        <w:t xml:space="preserve">18. Wunsch G. A minimum life-table for Europe. </w:t>
      </w:r>
      <w:r>
        <w:rPr>
          <w:i/>
          <w:lang w:val="en-GB"/>
        </w:rPr>
        <w:t>European Demographic Information Bulletin</w:t>
      </w:r>
      <w:r>
        <w:rPr>
          <w:lang w:val="en-GB"/>
        </w:rPr>
        <w:t xml:space="preserve"> 1975;5(1):2-10.</w:t>
      </w:r>
    </w:p>
    <w:p w14:paraId="5D0B413E" w14:textId="77777777" w:rsidR="00404702" w:rsidRDefault="008017BD">
      <w:pPr>
        <w:pStyle w:val="EndNoteBibliography"/>
        <w:ind w:left="720" w:hanging="720"/>
        <w:rPr>
          <w:lang w:val="en-GB"/>
        </w:rPr>
      </w:pPr>
      <w:r>
        <w:rPr>
          <w:lang w:val="en-GB"/>
        </w:rPr>
        <w:t xml:space="preserve">19. Vallin J, Meslé F. Minimum Mortality: A Predictor of Future Progress? </w:t>
      </w:r>
      <w:r>
        <w:rPr>
          <w:i/>
          <w:lang w:val="en-GB"/>
        </w:rPr>
        <w:t>Population-E</w:t>
      </w:r>
      <w:r>
        <w:rPr>
          <w:lang w:val="en-GB"/>
        </w:rPr>
        <w:t xml:space="preserve"> 2008;63(04):557-90.</w:t>
      </w:r>
    </w:p>
    <w:p w14:paraId="13D2D599" w14:textId="77777777" w:rsidR="00404702" w:rsidRDefault="008017BD">
      <w:pPr>
        <w:pStyle w:val="EndNoteBibliography"/>
        <w:ind w:left="720" w:hanging="720"/>
        <w:rPr>
          <w:lang w:val="en-GB"/>
        </w:rPr>
      </w:pPr>
      <w:r>
        <w:rPr>
          <w:lang w:val="en-GB"/>
        </w:rPr>
        <w:t xml:space="preserve">20. González-Pier E, Barraza-Lloréns M, Beyeler N, et al. Mexico's path towards the Sustainable Development Goal for health: an assessment of the feasibility of reducing premature mortality by 40% by 2030. </w:t>
      </w:r>
      <w:r>
        <w:rPr>
          <w:i/>
          <w:lang w:val="en-GB"/>
        </w:rPr>
        <w:t>The Lancet Global Health</w:t>
      </w:r>
      <w:r>
        <w:rPr>
          <w:lang w:val="en-GB"/>
        </w:rPr>
        <w:t xml:space="preserve"> 2016;4(10):e714-e25.</w:t>
      </w:r>
    </w:p>
    <w:p w14:paraId="1A58FB8B" w14:textId="77777777" w:rsidR="00404702" w:rsidRDefault="008017BD">
      <w:pPr>
        <w:pStyle w:val="EndNoteBibliography"/>
        <w:ind w:left="720" w:hanging="720"/>
        <w:rPr>
          <w:lang w:val="en-GB"/>
        </w:rPr>
      </w:pPr>
      <w:r>
        <w:rPr>
          <w:lang w:val="en-GB"/>
        </w:rPr>
        <w:lastRenderedPageBreak/>
        <w:t xml:space="preserve">21. Gamlin J. Violence and homicide in Mexico: a global health issue. </w:t>
      </w:r>
      <w:r>
        <w:rPr>
          <w:i/>
          <w:lang w:val="en-GB"/>
        </w:rPr>
        <w:t>The Lancet</w:t>
      </w:r>
      <w:r>
        <w:rPr>
          <w:lang w:val="en-GB"/>
        </w:rPr>
        <w:t xml:space="preserve"> 2015;385(9968):605-06.</w:t>
      </w:r>
    </w:p>
    <w:p w14:paraId="62B6B65F" w14:textId="77777777" w:rsidR="00404702" w:rsidRDefault="008017BD">
      <w:pPr>
        <w:pStyle w:val="EndNoteBibliography"/>
        <w:ind w:left="720" w:hanging="720"/>
        <w:rPr>
          <w:lang w:val="en-GB"/>
        </w:rPr>
      </w:pPr>
      <w:r>
        <w:rPr>
          <w:lang w:val="en-GB"/>
        </w:rPr>
        <w:t xml:space="preserve">22. Frenk J. Bridging the divide: global lessons from evidence-based health policy in Mexico. </w:t>
      </w:r>
      <w:r>
        <w:rPr>
          <w:i/>
          <w:lang w:val="en-GB"/>
        </w:rPr>
        <w:t>The Lancet</w:t>
      </w:r>
      <w:r>
        <w:rPr>
          <w:lang w:val="en-GB"/>
        </w:rPr>
        <w:t xml:space="preserve"> 2006;368(9539):954-61.</w:t>
      </w:r>
    </w:p>
    <w:p w14:paraId="167F412B" w14:textId="77777777" w:rsidR="00404702" w:rsidRDefault="008017BD">
      <w:pPr>
        <w:pStyle w:val="EndNoteBibliography"/>
        <w:ind w:left="720" w:hanging="720"/>
        <w:rPr>
          <w:lang w:val="en-GB"/>
        </w:rPr>
      </w:pPr>
      <w:r>
        <w:rPr>
          <w:lang w:val="en-GB"/>
        </w:rPr>
        <w:t xml:space="preserve">23. INEGI. Estadísticas vitales Mortalidad. </w:t>
      </w:r>
      <w:r>
        <w:rPr>
          <w:i/>
          <w:lang w:val="en-GB"/>
        </w:rPr>
        <w:t>National Institute of Statistics Mexico</w:t>
      </w:r>
      <w:r>
        <w:rPr>
          <w:lang w:val="en-GB"/>
        </w:rPr>
        <w:t xml:space="preserve"> 2017</w:t>
      </w:r>
    </w:p>
    <w:p w14:paraId="2AF3BC41" w14:textId="77777777" w:rsidR="00404702" w:rsidRDefault="008017BD">
      <w:pPr>
        <w:pStyle w:val="EndNoteBibliography"/>
        <w:ind w:left="720" w:hanging="720"/>
        <w:rPr>
          <w:lang w:val="en-GB"/>
        </w:rPr>
      </w:pPr>
      <w:r>
        <w:rPr>
          <w:lang w:val="en-GB"/>
        </w:rPr>
        <w:t xml:space="preserve">24. CONAPO. Mexican Population Council: Population estimates. 2017 [Available from: </w:t>
      </w:r>
      <w:hyperlink r:id="rId13">
        <w:r>
          <w:rPr>
            <w:rStyle w:val="InternetLink"/>
            <w:lang w:val="en-GB"/>
          </w:rPr>
          <w:t>https://datos.gob.mx/busca/dataset/activity/proyecciones-de-la-poblacion-de-mexico</w:t>
        </w:r>
      </w:hyperlink>
      <w:r>
        <w:rPr>
          <w:lang w:val="en-GB"/>
        </w:rPr>
        <w:t xml:space="preserve"> accessed 21/4/2017 2017.</w:t>
      </w:r>
    </w:p>
    <w:p w14:paraId="6389D4D7" w14:textId="77777777" w:rsidR="00404702" w:rsidRDefault="008017BD">
      <w:pPr>
        <w:pStyle w:val="EndNoteBibliography"/>
        <w:ind w:left="720" w:hanging="720"/>
        <w:rPr>
          <w:lang w:val="en-GB"/>
        </w:rPr>
      </w:pPr>
      <w:r>
        <w:rPr>
          <w:lang w:val="en-GB"/>
        </w:rPr>
        <w:t xml:space="preserve">25. Patel KV, Peek MK, Wong R, et al. Comorbidity and disability in elderly Mexican and Mexican American adults: findings from Mexico and the southwestern United States. </w:t>
      </w:r>
      <w:r>
        <w:rPr>
          <w:i/>
          <w:lang w:val="en-GB"/>
        </w:rPr>
        <w:t>Journal of aging and health</w:t>
      </w:r>
      <w:r>
        <w:rPr>
          <w:lang w:val="en-GB"/>
        </w:rPr>
        <w:t xml:space="preserve"> 2006;18(2):315-29.</w:t>
      </w:r>
    </w:p>
    <w:p w14:paraId="39B72408" w14:textId="77777777" w:rsidR="00404702" w:rsidRDefault="008017BD">
      <w:pPr>
        <w:pStyle w:val="EndNoteBibliography"/>
        <w:ind w:left="720" w:hanging="720"/>
        <w:rPr>
          <w:lang w:val="en-GB"/>
        </w:rPr>
      </w:pPr>
      <w:r>
        <w:rPr>
          <w:lang w:val="en-GB"/>
        </w:rPr>
        <w:t xml:space="preserve">26. Arriaga EE. Measuring and explaining the change in life expectancies. </w:t>
      </w:r>
      <w:r>
        <w:rPr>
          <w:i/>
          <w:lang w:val="en-GB"/>
        </w:rPr>
        <w:t>Demography</w:t>
      </w:r>
      <w:r>
        <w:rPr>
          <w:lang w:val="en-GB"/>
        </w:rPr>
        <w:t xml:space="preserve"> 1984;21(1):83-96.</w:t>
      </w:r>
    </w:p>
    <w:p w14:paraId="41EE1E46" w14:textId="77777777" w:rsidR="00404702" w:rsidRDefault="008017BD">
      <w:pPr>
        <w:pStyle w:val="EndNoteBibliography"/>
        <w:ind w:left="720" w:hanging="720"/>
        <w:rPr>
          <w:lang w:val="en-GB"/>
        </w:rPr>
      </w:pPr>
      <w:r>
        <w:rPr>
          <w:lang w:val="en-GB"/>
        </w:rPr>
        <w:t xml:space="preserve">27. Canudas-Romo V, Liu L, Zimmerman L, et al. Potential gains in reproductive-aged life expectancy by eliminating maternal mortality: a demographic bonus of achieving MDG 5. </w:t>
      </w:r>
      <w:r>
        <w:rPr>
          <w:i/>
          <w:lang w:val="en-GB"/>
        </w:rPr>
        <w:t>PloS one</w:t>
      </w:r>
      <w:r>
        <w:rPr>
          <w:lang w:val="en-GB"/>
        </w:rPr>
        <w:t xml:space="preserve"> 2014;9(2):e86694.</w:t>
      </w:r>
    </w:p>
    <w:p w14:paraId="670C3553" w14:textId="77777777" w:rsidR="00404702" w:rsidRDefault="008017BD">
      <w:pPr>
        <w:pStyle w:val="EndNoteBibliography"/>
        <w:ind w:left="720" w:hanging="720"/>
        <w:rPr>
          <w:lang w:val="en-GB"/>
        </w:rPr>
      </w:pPr>
      <w:r>
        <w:rPr>
          <w:lang w:val="en-GB"/>
        </w:rPr>
        <w:t xml:space="preserve">28. Cao B, Bray F, Beltrán-Sánchez H, et al. Benchmarking life expectancy and cancer mortality: global comparison with cardiovascular disease 1981-2010. </w:t>
      </w:r>
      <w:r>
        <w:rPr>
          <w:i/>
          <w:lang w:val="en-GB"/>
        </w:rPr>
        <w:t>Bmj</w:t>
      </w:r>
      <w:r>
        <w:rPr>
          <w:lang w:val="en-GB"/>
        </w:rPr>
        <w:t xml:space="preserve"> 2017;357:j2765.</w:t>
      </w:r>
    </w:p>
    <w:p w14:paraId="5A669F72" w14:textId="77777777" w:rsidR="00404702" w:rsidRDefault="008017BD">
      <w:pPr>
        <w:pStyle w:val="EndNoteBibliography"/>
        <w:ind w:left="720" w:hanging="720"/>
        <w:rPr>
          <w:lang w:val="en-GB"/>
        </w:rPr>
      </w:pPr>
      <w:r>
        <w:rPr>
          <w:lang w:val="en-GB"/>
        </w:rPr>
        <w:t xml:space="preserve">29. González-González C, Sánchez-García S, Juárez-Cedillo T, et al. Health care utilization in the elderly Mexican population: expenditures and determinants. </w:t>
      </w:r>
      <w:r>
        <w:rPr>
          <w:i/>
          <w:lang w:val="en-GB"/>
        </w:rPr>
        <w:t>BMC public health</w:t>
      </w:r>
      <w:r>
        <w:rPr>
          <w:lang w:val="en-GB"/>
        </w:rPr>
        <w:t xml:space="preserve"> 2011;11(1):192.</w:t>
      </w:r>
    </w:p>
    <w:p w14:paraId="2DFFC0A4" w14:textId="77777777" w:rsidR="00404702" w:rsidRDefault="008017BD">
      <w:pPr>
        <w:pStyle w:val="EndNoteBibliography"/>
        <w:ind w:left="720" w:hanging="720"/>
        <w:rPr>
          <w:lang w:val="en-GB"/>
        </w:rPr>
      </w:pPr>
      <w:r>
        <w:rPr>
          <w:lang w:val="en-GB"/>
        </w:rPr>
        <w:t xml:space="preserve">30. Camarda CG. MortalitySmooth: An R Package for Smoothing Poisson Counts with P-Splines. </w:t>
      </w:r>
      <w:r>
        <w:rPr>
          <w:i/>
          <w:lang w:val="en-GB"/>
        </w:rPr>
        <w:t>Journal of Statistical Software</w:t>
      </w:r>
      <w:r>
        <w:rPr>
          <w:lang w:val="en-GB"/>
        </w:rPr>
        <w:t xml:space="preserve"> 2012;50:1-24.</w:t>
      </w:r>
    </w:p>
    <w:p w14:paraId="478E2074" w14:textId="77777777" w:rsidR="00404702" w:rsidRDefault="008017BD">
      <w:pPr>
        <w:pStyle w:val="EndNoteBibliography"/>
        <w:ind w:left="720" w:hanging="720"/>
        <w:rPr>
          <w:lang w:val="en-GB"/>
        </w:rPr>
      </w:pPr>
      <w:r>
        <w:rPr>
          <w:lang w:val="en-GB"/>
        </w:rPr>
        <w:t xml:space="preserve">31. Wilmoth JR, Andreev K, Jdanov D, et al. Methods protocol for the human mortality database. </w:t>
      </w:r>
      <w:r>
        <w:rPr>
          <w:i/>
          <w:lang w:val="en-GB"/>
        </w:rPr>
        <w:t xml:space="preserve">University of California, Berkeley, and Max Planck Institute for Demographic Research, Rostock URL: </w:t>
      </w:r>
      <w:hyperlink r:id="rId14">
        <w:r>
          <w:rPr>
            <w:rStyle w:val="InternetLink"/>
            <w:lang w:val="en-GB"/>
          </w:rPr>
          <w:t>http://mortality</w:t>
        </w:r>
      </w:hyperlink>
      <w:r>
        <w:rPr>
          <w:i/>
          <w:lang w:val="en-GB"/>
        </w:rPr>
        <w:t xml:space="preserve"> org [version 31/05/2007]</w:t>
      </w:r>
      <w:r>
        <w:rPr>
          <w:lang w:val="en-GB"/>
        </w:rPr>
        <w:t xml:space="preserve"> 2007;9:10-11.</w:t>
      </w:r>
    </w:p>
    <w:p w14:paraId="327FE9EB" w14:textId="77777777" w:rsidR="00404702" w:rsidRDefault="008017BD">
      <w:pPr>
        <w:pStyle w:val="EndNoteBibliography"/>
        <w:ind w:left="720" w:hanging="720"/>
        <w:rPr>
          <w:lang w:val="en-GB"/>
        </w:rPr>
      </w:pPr>
      <w:r>
        <w:rPr>
          <w:lang w:val="en-GB"/>
        </w:rPr>
        <w:t>32. Preston S, Heuveline P, Guillot M. Demography: measuring and modeling population processes2000.</w:t>
      </w:r>
    </w:p>
    <w:p w14:paraId="703DA5CC" w14:textId="77777777" w:rsidR="00404702" w:rsidRDefault="008017BD">
      <w:pPr>
        <w:pStyle w:val="EndNoteBibliography"/>
        <w:ind w:left="720" w:hanging="720"/>
        <w:rPr>
          <w:lang w:val="en-GB"/>
        </w:rPr>
      </w:pPr>
      <w:r>
        <w:rPr>
          <w:lang w:val="en-GB"/>
        </w:rPr>
        <w:t xml:space="preserve">33. Horiuchi S, Wilmoth JR, Pletcher SD. A decomposition method based on a model of continuous change. </w:t>
      </w:r>
      <w:r>
        <w:rPr>
          <w:i/>
          <w:lang w:val="en-GB"/>
        </w:rPr>
        <w:t>Demography</w:t>
      </w:r>
      <w:r>
        <w:rPr>
          <w:lang w:val="en-GB"/>
        </w:rPr>
        <w:t xml:space="preserve"> 2008;45(4):785-801.</w:t>
      </w:r>
    </w:p>
    <w:p w14:paraId="080E839D" w14:textId="77777777" w:rsidR="00404702" w:rsidRDefault="008017BD">
      <w:pPr>
        <w:pStyle w:val="EndNoteBibliography"/>
        <w:ind w:left="720" w:hanging="720"/>
        <w:rPr>
          <w:lang w:val="en-GB"/>
        </w:rPr>
      </w:pPr>
      <w:r>
        <w:rPr>
          <w:lang w:val="en-GB"/>
        </w:rPr>
        <w:t>34. Aburto JM, van Raalte A. Lifespan dispersion in times of life expectancy fluctuation: the case of Central and Eastern Europe. 2017</w:t>
      </w:r>
    </w:p>
    <w:p w14:paraId="2FDBE54B" w14:textId="77777777" w:rsidR="00404702" w:rsidRDefault="008017BD">
      <w:pPr>
        <w:pStyle w:val="EndNoteBibliography"/>
        <w:ind w:left="720" w:hanging="720"/>
        <w:rPr>
          <w:lang w:val="en-GB"/>
        </w:rPr>
      </w:pPr>
      <w:r>
        <w:rPr>
          <w:lang w:val="en-GB"/>
        </w:rPr>
        <w:t xml:space="preserve">35. Zalsman G, Hawton K, Wasserman D, et al. Suicide prevention strategies revisited: 10-year systematic review. </w:t>
      </w:r>
      <w:r>
        <w:rPr>
          <w:i/>
          <w:lang w:val="en-GB"/>
        </w:rPr>
        <w:t>The Lancet Psychiatry</w:t>
      </w:r>
      <w:r>
        <w:rPr>
          <w:lang w:val="en-GB"/>
        </w:rPr>
        <w:t xml:space="preserve"> 2016;3(7):646-59.</w:t>
      </w:r>
    </w:p>
    <w:p w14:paraId="21F83E1F" w14:textId="77777777" w:rsidR="00404702" w:rsidRDefault="008017BD">
      <w:pPr>
        <w:pStyle w:val="EndNoteBibliography"/>
        <w:ind w:left="720" w:hanging="720"/>
        <w:rPr>
          <w:lang w:val="en-GB"/>
        </w:rPr>
      </w:pPr>
      <w:r>
        <w:rPr>
          <w:lang w:val="en-GB"/>
        </w:rPr>
        <w:t xml:space="preserve">36. Hernández B, Ramírez-Villalobos D, Romero M, et al. Assessing quality of medical death certification: concordance between gold standard diagnosis and underlying cause of death in selected Mexican hospitals. </w:t>
      </w:r>
      <w:r>
        <w:rPr>
          <w:i/>
          <w:lang w:val="en-GB"/>
        </w:rPr>
        <w:t>Population health metrics</w:t>
      </w:r>
      <w:r>
        <w:rPr>
          <w:lang w:val="en-GB"/>
        </w:rPr>
        <w:t xml:space="preserve"> 2011;9(1):38.</w:t>
      </w:r>
    </w:p>
    <w:p w14:paraId="4B73F6DD" w14:textId="77777777" w:rsidR="00404702" w:rsidRDefault="008017BD">
      <w:pPr>
        <w:pStyle w:val="EndNoteBibliography"/>
        <w:ind w:left="720" w:hanging="720"/>
        <w:rPr>
          <w:lang w:val="en-GB"/>
        </w:rPr>
      </w:pPr>
      <w:r>
        <w:rPr>
          <w:lang w:val="en-GB"/>
        </w:rPr>
        <w:t>37. Steinberg N. Neither Rights Nor Security: Killings, Torture, and Disappearances in Mexico's War on Drugs: Human Rights Watch 2011.</w:t>
      </w:r>
    </w:p>
    <w:p w14:paraId="3AD260B1" w14:textId="77777777" w:rsidR="00404702" w:rsidRDefault="008017BD">
      <w:pPr>
        <w:pStyle w:val="EndNoteBibliography"/>
        <w:ind w:left="720" w:hanging="720"/>
        <w:rPr>
          <w:lang w:val="en-GB"/>
        </w:rPr>
      </w:pPr>
      <w:r>
        <w:rPr>
          <w:lang w:val="en-GB"/>
        </w:rPr>
        <w:t xml:space="preserve">38. Wright MW. Epistemological Ignorances and Fighting for the Disappeared: Lessons from Mexico. </w:t>
      </w:r>
      <w:r>
        <w:rPr>
          <w:i/>
          <w:lang w:val="en-GB"/>
        </w:rPr>
        <w:t>Antipode</w:t>
      </w:r>
      <w:r>
        <w:rPr>
          <w:lang w:val="en-GB"/>
        </w:rPr>
        <w:t xml:space="preserve"> 2017;49(1):249-69.</w:t>
      </w:r>
    </w:p>
    <w:p w14:paraId="33D42910" w14:textId="77777777" w:rsidR="00404702" w:rsidRDefault="008017BD">
      <w:pPr>
        <w:pStyle w:val="EndNoteBibliography"/>
        <w:ind w:left="720" w:hanging="720"/>
        <w:rPr>
          <w:lang w:val="en-GB"/>
        </w:rPr>
      </w:pPr>
      <w:r>
        <w:rPr>
          <w:lang w:val="en-GB"/>
        </w:rPr>
        <w:t xml:space="preserve">39. Gavin JR, Alberti KG, Davidson MB, et al. Report of the expert committee on the diagnosis and classification of diabetes mellitus. </w:t>
      </w:r>
      <w:r>
        <w:rPr>
          <w:i/>
          <w:lang w:val="en-GB"/>
        </w:rPr>
        <w:t>Diabetes care</w:t>
      </w:r>
      <w:r>
        <w:rPr>
          <w:lang w:val="en-GB"/>
        </w:rPr>
        <w:t xml:space="preserve"> 2003;26(SUPPL. 1)</w:t>
      </w:r>
    </w:p>
    <w:p w14:paraId="6D381E94" w14:textId="77777777" w:rsidR="00404702" w:rsidRDefault="008017BD">
      <w:pPr>
        <w:pStyle w:val="EndNoteBibliography"/>
        <w:ind w:left="720" w:hanging="720"/>
        <w:rPr>
          <w:lang w:val="en-GB"/>
        </w:rPr>
      </w:pPr>
      <w:r>
        <w:rPr>
          <w:lang w:val="en-GB"/>
        </w:rPr>
        <w:t xml:space="preserve">40. Organization WH. Global health observatory data repository 2018. </w:t>
      </w:r>
      <w:r>
        <w:rPr>
          <w:i/>
          <w:lang w:val="en-GB"/>
        </w:rPr>
        <w:t>Available at who int/gho/data/node main A</w:t>
      </w:r>
      <w:r>
        <w:rPr>
          <w:lang w:val="en-GB"/>
        </w:rPr>
        <w:t xml:space="preserve"> 2018;364</w:t>
      </w:r>
    </w:p>
    <w:p w14:paraId="1CFA16D1" w14:textId="77777777" w:rsidR="00404702" w:rsidRDefault="008017BD">
      <w:pPr>
        <w:pStyle w:val="EndNoteBibliography"/>
        <w:ind w:left="720" w:hanging="720"/>
        <w:rPr>
          <w:lang w:val="en-GB"/>
        </w:rPr>
      </w:pPr>
      <w:r>
        <w:rPr>
          <w:lang w:val="en-GB"/>
        </w:rPr>
        <w:t>41. Salud OMdl, Salud dPdl. Enfermedades transmisibles y análisis de salud/información y análisis de Salud: Situación de salud en las Américas: Indicadores Básicos 2013: OPS Washington^ eD. C DC, 2013.</w:t>
      </w:r>
    </w:p>
    <w:p w14:paraId="414A1DED" w14:textId="77777777" w:rsidR="00404702" w:rsidRDefault="008017BD">
      <w:pPr>
        <w:pStyle w:val="EndNoteBibliography"/>
        <w:ind w:left="720" w:hanging="720"/>
        <w:rPr>
          <w:lang w:val="en-GB"/>
        </w:rPr>
      </w:pPr>
      <w:r>
        <w:rPr>
          <w:lang w:val="en-GB"/>
        </w:rPr>
        <w:t>42. Beltrán-Sánchez H. Avoidable mortality. International handbook of adult mortality: Springer 2011:491-508.</w:t>
      </w:r>
    </w:p>
    <w:p w14:paraId="536AEA4F" w14:textId="77777777" w:rsidR="00404702" w:rsidRDefault="008017BD">
      <w:pPr>
        <w:pStyle w:val="EndNoteBibliography"/>
        <w:ind w:left="720" w:hanging="720"/>
        <w:rPr>
          <w:lang w:val="en-GB"/>
        </w:rPr>
      </w:pPr>
      <w:r>
        <w:rPr>
          <w:lang w:val="en-GB"/>
        </w:rPr>
        <w:t xml:space="preserve">43. Nolte E, McKee CM. In amenable mortality—deaths avoidable through health care—progress in the US lags that of three European countries. </w:t>
      </w:r>
      <w:r>
        <w:rPr>
          <w:i/>
          <w:lang w:val="en-GB"/>
        </w:rPr>
        <w:t>Health Affairs</w:t>
      </w:r>
      <w:r>
        <w:rPr>
          <w:lang w:val="en-GB"/>
        </w:rPr>
        <w:t xml:space="preserve"> 2012:10.1377/hlthaff. 2011.0851.</w:t>
      </w:r>
    </w:p>
    <w:p w14:paraId="47ABB10A" w14:textId="77777777" w:rsidR="00404702" w:rsidRDefault="008017BD">
      <w:pPr>
        <w:pStyle w:val="EndNoteBibliography"/>
        <w:ind w:left="720" w:hanging="720"/>
        <w:rPr>
          <w:lang w:val="en-GB"/>
        </w:rPr>
      </w:pPr>
      <w:r>
        <w:rPr>
          <w:lang w:val="en-GB"/>
        </w:rPr>
        <w:lastRenderedPageBreak/>
        <w:t xml:space="preserve">44. Holland W. Commentary: should we not go further than descriptions of avoidable mortality? </w:t>
      </w:r>
      <w:r>
        <w:rPr>
          <w:i/>
          <w:lang w:val="en-GB"/>
        </w:rPr>
        <w:t>International journal of epidemiology</w:t>
      </w:r>
      <w:r>
        <w:rPr>
          <w:lang w:val="en-GB"/>
        </w:rPr>
        <w:t xml:space="preserve"> 2003;32(3):447-48.</w:t>
      </w:r>
    </w:p>
    <w:p w14:paraId="20B3AC65" w14:textId="77777777" w:rsidR="00404702" w:rsidRDefault="008017BD">
      <w:pPr>
        <w:pStyle w:val="EndNoteBibliography"/>
        <w:ind w:left="720" w:hanging="720"/>
        <w:rPr>
          <w:lang w:val="en-GB"/>
        </w:rPr>
      </w:pPr>
      <w:r>
        <w:rPr>
          <w:lang w:val="en-GB"/>
        </w:rPr>
        <w:t xml:space="preserve">45. Espinal-Enríquez J, Larralde H. Analysis of México’s Narco-War Network (2007–2011). </w:t>
      </w:r>
      <w:r>
        <w:rPr>
          <w:i/>
          <w:lang w:val="en-GB"/>
        </w:rPr>
        <w:t>PloS one</w:t>
      </w:r>
      <w:r>
        <w:rPr>
          <w:lang w:val="en-GB"/>
        </w:rPr>
        <w:t xml:space="preserve"> 2015;10(5):e0126503.</w:t>
      </w:r>
    </w:p>
    <w:p w14:paraId="27E9576A" w14:textId="77777777" w:rsidR="00404702" w:rsidRDefault="008017BD">
      <w:pPr>
        <w:pStyle w:val="EndNoteBibliography"/>
        <w:ind w:left="720" w:hanging="720"/>
        <w:rPr>
          <w:lang w:val="en-GB"/>
        </w:rPr>
      </w:pPr>
      <w:r>
        <w:rPr>
          <w:lang w:val="en-GB"/>
        </w:rPr>
        <w:t xml:space="preserve">46. Hossain P, Kawar B, El Nahas M. Obesity and diabetes in the developing world—a growing challenge. </w:t>
      </w:r>
      <w:r>
        <w:rPr>
          <w:i/>
          <w:lang w:val="en-GB"/>
        </w:rPr>
        <w:t>New England journal of medicine</w:t>
      </w:r>
      <w:r>
        <w:rPr>
          <w:lang w:val="en-GB"/>
        </w:rPr>
        <w:t xml:space="preserve"> 2007;356(3):213-15.</w:t>
      </w:r>
    </w:p>
    <w:p w14:paraId="3DCB443E" w14:textId="77777777" w:rsidR="00404702" w:rsidRDefault="008017BD">
      <w:pPr>
        <w:pStyle w:val="EndNoteBibliography"/>
        <w:ind w:left="720" w:hanging="720"/>
        <w:rPr>
          <w:lang w:val="en-GB"/>
        </w:rPr>
      </w:pPr>
      <w:r>
        <w:rPr>
          <w:lang w:val="en-GB"/>
        </w:rPr>
        <w:t xml:space="preserve">47. Aschner P. Obesity in Latin America. </w:t>
      </w:r>
      <w:r>
        <w:rPr>
          <w:i/>
          <w:lang w:val="en-GB"/>
        </w:rPr>
        <w:t>Metabolic Syndrome: A Comprehensive Textbook</w:t>
      </w:r>
      <w:r>
        <w:rPr>
          <w:lang w:val="en-GB"/>
        </w:rPr>
        <w:t xml:space="preserve"> 2016:33-39.</w:t>
      </w:r>
    </w:p>
    <w:p w14:paraId="3A05C3FC" w14:textId="77777777" w:rsidR="00404702" w:rsidRDefault="008017BD">
      <w:pPr>
        <w:pStyle w:val="EndNoteBibliography"/>
        <w:ind w:left="720" w:hanging="720"/>
        <w:rPr>
          <w:lang w:val="en-GB"/>
        </w:rPr>
      </w:pPr>
      <w:r>
        <w:rPr>
          <w:lang w:val="en-GB"/>
        </w:rPr>
        <w:t xml:space="preserve">48. Kuri-Morales P, Emberson J, Alegre-Díaz J, et al. The prevalence of chronic diseases and major disease risk factors at different ages among 150 000 men and women living in Mexico City: cross-sectional analyses of a prospective study. </w:t>
      </w:r>
      <w:r>
        <w:rPr>
          <w:i/>
          <w:lang w:val="en-GB"/>
        </w:rPr>
        <w:t>BMC Public Health</w:t>
      </w:r>
      <w:r>
        <w:rPr>
          <w:lang w:val="en-GB"/>
        </w:rPr>
        <w:t xml:space="preserve"> 2009;9(1):9.</w:t>
      </w:r>
    </w:p>
    <w:p w14:paraId="0A3C5CA3" w14:textId="77777777" w:rsidR="00404702" w:rsidRDefault="008017BD">
      <w:pPr>
        <w:pStyle w:val="EndNoteBibliography"/>
        <w:ind w:left="720" w:hanging="720"/>
        <w:rPr>
          <w:lang w:val="en-GB"/>
        </w:rPr>
      </w:pPr>
      <w:r>
        <w:rPr>
          <w:lang w:val="en-GB"/>
        </w:rPr>
        <w:t xml:space="preserve">49. Rivera JA, Barquera S, Campirano F, et al. Epidemiological and nutritional transition in Mexico: rapid increase of non-communicable chronic diseases and obesity. </w:t>
      </w:r>
      <w:r>
        <w:rPr>
          <w:i/>
          <w:lang w:val="en-GB"/>
        </w:rPr>
        <w:t>Public health nutrition</w:t>
      </w:r>
      <w:r>
        <w:rPr>
          <w:lang w:val="en-GB"/>
        </w:rPr>
        <w:t xml:space="preserve"> 2002;5(1a):113-22.</w:t>
      </w:r>
    </w:p>
    <w:p w14:paraId="48BA94A2" w14:textId="77777777" w:rsidR="00404702" w:rsidRDefault="00404702">
      <w:pPr>
        <w:rPr>
          <w:rFonts w:ascii="Times New Roman" w:hAnsi="Times New Roman"/>
          <w:sz w:val="26"/>
          <w:szCs w:val="26"/>
          <w:lang w:val="en-GB"/>
        </w:rPr>
      </w:pPr>
    </w:p>
    <w:p w14:paraId="38E4E644" w14:textId="77777777" w:rsidR="00404702" w:rsidRDefault="00404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6"/>
          <w:szCs w:val="26"/>
          <w:lang w:val="en-GB"/>
        </w:rPr>
      </w:pPr>
    </w:p>
    <w:p w14:paraId="5116CEB9" w14:textId="77777777" w:rsidR="009843B9" w:rsidRDefault="008017BD">
      <w:pPr>
        <w:rPr>
          <w:rFonts w:cs="Calibri"/>
          <w:b/>
          <w:sz w:val="26"/>
          <w:szCs w:val="26"/>
          <w:lang w:val="en-GB"/>
        </w:rPr>
      </w:pPr>
      <w:r>
        <w:rPr>
          <w:rFonts w:cs="Calibri"/>
          <w:b/>
          <w:sz w:val="26"/>
          <w:szCs w:val="26"/>
          <w:lang w:val="en-GB"/>
        </w:rPr>
        <w:t>Endnotes</w:t>
      </w:r>
    </w:p>
    <w:p w14:paraId="353F1921" w14:textId="77777777" w:rsidR="009843B9" w:rsidRDefault="009843B9">
      <w:pPr>
        <w:rPr>
          <w:rFonts w:cs="Calibri"/>
          <w:b/>
          <w:sz w:val="26"/>
          <w:szCs w:val="26"/>
          <w:lang w:val="en-GB"/>
        </w:rPr>
      </w:pPr>
    </w:p>
    <w:p w14:paraId="40628942" w14:textId="124B048B" w:rsidR="00404702" w:rsidRDefault="009843B9">
      <w:pPr>
        <w:rPr>
          <w:rFonts w:cs="Calibri"/>
          <w:b/>
          <w:sz w:val="26"/>
          <w:szCs w:val="26"/>
          <w:lang w:val="en-GB"/>
        </w:rPr>
      </w:pPr>
      <w:r>
        <w:rPr>
          <w:b/>
          <w:sz w:val="26"/>
          <w:szCs w:val="26"/>
          <w:lang w:val="en-GB"/>
        </w:rPr>
        <w:fldChar w:fldCharType="begin"/>
      </w:r>
      <w:r>
        <w:rPr>
          <w:b/>
          <w:sz w:val="26"/>
          <w:szCs w:val="26"/>
          <w:lang w:val="en-GB"/>
        </w:rPr>
        <w:instrText xml:space="preserve"> ADDIN EN.REFLIST </w:instrText>
      </w:r>
      <w:r>
        <w:rPr>
          <w:b/>
          <w:sz w:val="26"/>
          <w:szCs w:val="26"/>
          <w:lang w:val="en-GB"/>
        </w:rPr>
        <w:fldChar w:fldCharType="separate"/>
      </w:r>
      <w:r>
        <w:rPr>
          <w:rFonts w:cs="Calibri"/>
          <w:b/>
          <w:sz w:val="26"/>
          <w:szCs w:val="26"/>
          <w:lang w:val="en-GB"/>
        </w:rPr>
        <w:fldChar w:fldCharType="end"/>
      </w:r>
    </w:p>
    <w:sectPr w:rsidR="00404702">
      <w:footerReference w:type="default" r:id="rId15"/>
      <w:pgSz w:w="12240" w:h="15840"/>
      <w:pgMar w:top="1418" w:right="1418" w:bottom="1418" w:left="1418" w:header="0" w:footer="720" w:gutter="0"/>
      <w:cols w:space="720"/>
      <w:formProt w:val="0"/>
      <w:docGrid w:linePitch="360" w:charSpace="-20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6" w:author="Tim Riffe" w:date="2018-07-04T12:23:00Z" w:initials="">
    <w:p w14:paraId="72E725E6" w14:textId="77777777" w:rsidR="00404702" w:rsidRDefault="008017BD">
      <w:r>
        <w:rPr>
          <w:rFonts w:ascii="DejaVu Sans" w:hAnsi="DejaVu Sans"/>
          <w:sz w:val="20"/>
          <w:lang w:val="en-GB"/>
        </w:rPr>
        <w:t>Did I get this right?</w:t>
      </w:r>
    </w:p>
  </w:comment>
  <w:comment w:id="263" w:author="José Manuel Aburto" w:date="2018-07-04T19:52:00Z" w:initials="JMA">
    <w:p w14:paraId="54C121F1" w14:textId="5832EB0D" w:rsidR="00500886" w:rsidRDefault="00500886">
      <w:pPr>
        <w:pStyle w:val="CommentText"/>
      </w:pPr>
      <w:r>
        <w:rPr>
          <w:rStyle w:val="CommentReference"/>
        </w:rPr>
        <w:annotationRef/>
      </w:r>
      <w:r>
        <w:t>Eliminate JM</w:t>
      </w:r>
    </w:p>
  </w:comment>
  <w:comment w:id="372" w:author="Tim Riffe" w:date="2018-07-04T17:56:00Z" w:initials="">
    <w:p w14:paraId="4721893D" w14:textId="77777777" w:rsidR="00404702" w:rsidRDefault="008017BD">
      <w:r>
        <w:rPr>
          <w:rFonts w:ascii="DejaVu Sans" w:hAnsi="DejaVu Sans"/>
          <w:color w:val="auto"/>
          <w:sz w:val="20"/>
          <w:lang w:val="en-GB"/>
        </w:rPr>
        <w:t>Fig nr</w:t>
      </w:r>
    </w:p>
  </w:comment>
  <w:comment w:id="393" w:author="Tim Riffe" w:date="2018-07-04T18:03:00Z" w:initials="">
    <w:p w14:paraId="6C9AB0DE" w14:textId="77777777" w:rsidR="00404702" w:rsidRDefault="008017BD">
      <w:r>
        <w:rPr>
          <w:rFonts w:ascii="DejaVu Sans" w:hAnsi="DejaVu Sans"/>
          <w:color w:val="auto"/>
          <w:sz w:val="20"/>
          <w:lang w:val="en-GB"/>
        </w:rPr>
        <w:t>We could demystify. We could know what it's due to, as it's a different decomp problem. DecompHoriuchi to the rescue!</w:t>
      </w:r>
    </w:p>
  </w:comment>
  <w:comment w:id="434" w:author="Tim Riffe" w:date="2018-07-04T18:29:00Z" w:initials="">
    <w:p w14:paraId="05801370" w14:textId="77777777" w:rsidR="00404702" w:rsidRDefault="008017BD">
      <w:r>
        <w:rPr>
          <w:rFonts w:ascii="DejaVu Sans" w:hAnsi="DejaVu Sans"/>
          <w:color w:val="auto"/>
          <w:sz w:val="20"/>
          <w:lang w:val="en-GB"/>
        </w:rPr>
        <w:t>Not sure how to change this. Contrasting levels of inequality could mean different things. Maybe u can rephrase?</w:t>
      </w:r>
    </w:p>
  </w:comment>
  <w:comment w:id="439" w:author="Tim Riffe" w:date="2018-07-04T18:33:00Z" w:initials="">
    <w:p w14:paraId="1D765AA0" w14:textId="77777777" w:rsidR="00404702" w:rsidRDefault="008017BD">
      <w:r>
        <w:rPr>
          <w:rFonts w:ascii="DejaVu Sans" w:hAnsi="DejaVu Sans"/>
          <w:color w:val="auto"/>
          <w:sz w:val="20"/>
          <w:lang w:val="en-GB"/>
        </w:rPr>
        <w:t>Did I get that right?</w:t>
      </w:r>
    </w:p>
  </w:comment>
  <w:comment w:id="514" w:author="Tim Riffe" w:date="2018-07-04T18:53:00Z" w:initials="">
    <w:p w14:paraId="11F94351" w14:textId="77777777" w:rsidR="00404702" w:rsidRDefault="008017BD">
      <w:r>
        <w:rPr>
          <w:rFonts w:ascii="DejaVu Sans" w:hAnsi="DejaVu Sans"/>
          <w:color w:val="auto"/>
          <w:sz w:val="20"/>
          <w:lang w:val="en-GB"/>
        </w:rPr>
        <w:t>Elsewhere we report having checked for ruptures and finding none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E725E6" w15:done="0"/>
  <w15:commentEx w15:paraId="54C121F1" w15:done="0"/>
  <w15:commentEx w15:paraId="4721893D" w15:done="0"/>
  <w15:commentEx w15:paraId="6C9AB0DE" w15:done="0"/>
  <w15:commentEx w15:paraId="05801370" w15:done="0"/>
  <w15:commentEx w15:paraId="1D765AA0" w15:done="0"/>
  <w15:commentEx w15:paraId="11F94351"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FCB1E" w14:textId="77777777" w:rsidR="0000448E" w:rsidRDefault="0000448E">
      <w:r>
        <w:separator/>
      </w:r>
    </w:p>
  </w:endnote>
  <w:endnote w:type="continuationSeparator" w:id="0">
    <w:p w14:paraId="10955E2C" w14:textId="77777777" w:rsidR="0000448E" w:rsidRDefault="0000448E">
      <w:r>
        <w:continuationSeparator/>
      </w:r>
    </w:p>
  </w:endnote>
  <w:endnote w:id="1">
    <w:p w14:paraId="75CE8D8A" w14:textId="77777777" w:rsidR="00404702" w:rsidRDefault="008017BD">
      <w:pPr>
        <w:pStyle w:val="Endnote"/>
        <w:rPr>
          <w:rFonts w:cs="Calibri"/>
        </w:rPr>
      </w:pPr>
      <w:r>
        <w:rPr>
          <w:rStyle w:val="EndnoteReference"/>
          <w:rFonts w:cs="Calibri"/>
        </w:rPr>
        <w:endnoteRef/>
      </w:r>
      <w:r>
        <w:rPr>
          <w:rStyle w:val="EndnoteReference"/>
          <w:rFonts w:cs="Calibri"/>
        </w:rPr>
        <w:tab/>
      </w:r>
      <w:r>
        <w:rPr>
          <w:rFonts w:cs="Calibri"/>
        </w:rPr>
        <w:t xml:space="preserve"> The percentage of the population aged 65 or older is projected to go from 6.0% in 2015 to 10.2% in 2030 (Reference: CONAPO)</w:t>
      </w:r>
    </w:p>
  </w:endnote>
  <w:endnote w:id="2">
    <w:p w14:paraId="1018E371" w14:textId="77777777" w:rsidR="00404702" w:rsidRDefault="008017BD">
      <w:pPr>
        <w:pStyle w:val="Endnote"/>
        <w:rPr>
          <w:rFonts w:cs="Calibri"/>
        </w:rPr>
      </w:pPr>
      <w:r>
        <w:rPr>
          <w:rStyle w:val="EndnoteReference"/>
          <w:rFonts w:cs="Calibri"/>
        </w:rPr>
        <w:endnoteRef/>
      </w:r>
      <w:r>
        <w:rPr>
          <w:rStyle w:val="EndnoteReference"/>
          <w:rFonts w:cs="Calibri"/>
        </w:rPr>
        <w:tab/>
      </w:r>
      <w:r>
        <w:rPr>
          <w:rFonts w:cs="Calibri"/>
        </w:rPr>
        <w:t xml:space="preserve"> [https://www.businessinsider.com.au/homicides-hit-new-high-mexico-alongside-increase-in-robberies-2017-11?r=US&amp;IR=T]  </w:t>
      </w:r>
    </w:p>
  </w:endnote>
  <w:endnote w:id="3">
    <w:p w14:paraId="25DA26B7" w14:textId="77777777" w:rsidR="00404702" w:rsidRDefault="008017BD">
      <w:pPr>
        <w:rPr>
          <w:rFonts w:cs="Calibri"/>
          <w:b/>
          <w:sz w:val="26"/>
          <w:szCs w:val="26"/>
        </w:rPr>
      </w:pPr>
      <w:r>
        <w:rPr>
          <w:rStyle w:val="EndnoteReference"/>
          <w:rFonts w:cs="Calibri"/>
        </w:rPr>
        <w:endnoteRef/>
      </w:r>
      <w:r>
        <w:rPr>
          <w:rStyle w:val="EndnoteReference"/>
          <w:rFonts w:cs="Calibri"/>
        </w:rPr>
        <w:tab/>
      </w:r>
      <w:r>
        <w:rPr>
          <w:rFonts w:cs="Calibri"/>
        </w:rPr>
        <w:t xml:space="preserve"> [http://www.economist.com/blogs/graphicdetail/2017/03/daily-chart-23]</w:t>
      </w:r>
      <w:r>
        <w:rPr>
          <w:rFonts w:cs="Calibri"/>
          <w:b/>
          <w:sz w:val="26"/>
          <w:szCs w:val="26"/>
        </w:rPr>
        <w:tab/>
        <w:t>Additional Files</w:t>
      </w:r>
    </w:p>
    <w:p w14:paraId="3D0C0AF4" w14:textId="77777777" w:rsidR="00404702" w:rsidRDefault="008017BD">
      <w:pPr>
        <w:rPr>
          <w:rFonts w:cs="Calibri"/>
          <w:sz w:val="26"/>
          <w:szCs w:val="26"/>
        </w:rPr>
      </w:pPr>
      <w:r>
        <w:rPr>
          <w:rFonts w:cs="Calibri"/>
          <w:sz w:val="26"/>
          <w:szCs w:val="26"/>
        </w:rPr>
        <w:tab/>
        <w:t xml:space="preserve">Additional </w:t>
      </w:r>
      <w:ins w:id="542" w:author="Tim Riffe" w:date="2018-07-04T10:08:00Z">
        <w:r>
          <w:rPr>
            <w:rFonts w:cs="Calibri"/>
            <w:sz w:val="26"/>
            <w:szCs w:val="26"/>
          </w:rPr>
          <w:t>file</w:t>
        </w:r>
      </w:ins>
      <w:del w:id="543" w:author="Tim Riffe" w:date="2018-07-04T10:08:00Z">
        <w:r>
          <w:rPr>
            <w:rFonts w:cs="Calibri"/>
            <w:sz w:val="26"/>
            <w:szCs w:val="26"/>
          </w:rPr>
          <w:delText>fille</w:delText>
        </w:r>
      </w:del>
      <w:r>
        <w:rPr>
          <w:rFonts w:cs="Calibri"/>
          <w:sz w:val="26"/>
          <w:szCs w:val="26"/>
        </w:rPr>
        <w:t xml:space="preserve"> 1 | Supplemental material</w:t>
      </w:r>
    </w:p>
    <w:p w14:paraId="120D0FA1" w14:textId="77777777" w:rsidR="00404702" w:rsidRDefault="00404702">
      <w:pPr>
        <w:pStyle w:val="Endnote"/>
      </w:pPr>
    </w:p>
    <w:p w14:paraId="1A1D56ED" w14:textId="77777777" w:rsidR="00404702" w:rsidRDefault="00404702">
      <w:pPr>
        <w:pStyle w:val="Endnot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roid Sans Fallback">
    <w:charset w:val="00"/>
    <w:family w:val="roman"/>
    <w:pitch w:val="default"/>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altName w:val="Cambria"/>
    <w:panose1 w:val="00000000000000000000"/>
    <w:charset w:val="80"/>
    <w:family w:val="auto"/>
    <w:notTrueType/>
    <w:pitch w:val="default"/>
    <w:sig w:usb0="00000001" w:usb1="08070000" w:usb2="00000010" w:usb3="00000000" w:csb0="00020000"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DejaVu Sans">
    <w:altName w:val="Verdana"/>
    <w:charset w:val="01"/>
    <w:family w:val="swiss"/>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92B89E" w14:textId="77C50F87" w:rsidR="00404702" w:rsidRDefault="008017BD">
    <w:pPr>
      <w:pStyle w:val="Footer"/>
      <w:jc w:val="right"/>
    </w:pPr>
    <w:r>
      <w:fldChar w:fldCharType="begin"/>
    </w:r>
    <w:r>
      <w:instrText>PAGE</w:instrText>
    </w:r>
    <w:r>
      <w:fldChar w:fldCharType="separate"/>
    </w:r>
    <w:r w:rsidR="00BB46E8">
      <w:rPr>
        <w:noProof/>
      </w:rPr>
      <w:t>18</w:t>
    </w:r>
    <w:r>
      <w:fldChar w:fldCharType="end"/>
    </w:r>
  </w:p>
  <w:p w14:paraId="2BC1587F" w14:textId="77777777" w:rsidR="00404702" w:rsidRDefault="00404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3ED3E" w14:textId="77777777" w:rsidR="0000448E" w:rsidRDefault="0000448E">
      <w:r>
        <w:separator/>
      </w:r>
    </w:p>
  </w:footnote>
  <w:footnote w:type="continuationSeparator" w:id="0">
    <w:p w14:paraId="4B24330C" w14:textId="77777777" w:rsidR="0000448E" w:rsidRDefault="00004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94B89"/>
    <w:multiLevelType w:val="multilevel"/>
    <w:tmpl w:val="FFFFFFFF"/>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50CD0C4A"/>
    <w:multiLevelType w:val="multilevel"/>
    <w:tmpl w:val="FFFFFFFF"/>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é Manuel Aburto">
    <w15:presenceInfo w15:providerId="Windows Live" w15:userId="0838ad02-5451-4dec-b66f-29e1f1abe619"/>
  </w15:person>
  <w15:person w15:author="José Manuel Aburto [2]">
    <w15:presenceInfo w15:providerId="AD" w15:userId="S-1-5-21-2052111302-562591055-725345543-22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48&lt;/item&gt;&lt;/record-ids&gt;&lt;/item&gt;&lt;/Libraries&gt;"/>
  </w:docVars>
  <w:rsids>
    <w:rsidRoot w:val="00404702"/>
    <w:rsid w:val="0000448E"/>
    <w:rsid w:val="000E50AB"/>
    <w:rsid w:val="003A6F86"/>
    <w:rsid w:val="003C0B32"/>
    <w:rsid w:val="00404702"/>
    <w:rsid w:val="004146A3"/>
    <w:rsid w:val="004A1FE2"/>
    <w:rsid w:val="00500886"/>
    <w:rsid w:val="005F3D40"/>
    <w:rsid w:val="00721022"/>
    <w:rsid w:val="0076305C"/>
    <w:rsid w:val="008017BD"/>
    <w:rsid w:val="009843B9"/>
    <w:rsid w:val="009B0F5E"/>
    <w:rsid w:val="00AE4C6F"/>
    <w:rsid w:val="00B61A4D"/>
    <w:rsid w:val="00B636A3"/>
    <w:rsid w:val="00BB46E8"/>
    <w:rsid w:val="00BF6186"/>
    <w:rsid w:val="00E95E6D"/>
    <w:rsid w:val="00EB3727"/>
    <w:rsid w:val="00EB6067"/>
    <w:rsid w:val="00F643D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21AE4"/>
  <w15:docId w15:val="{ACB780EF-7BE5-EF4D-B86B-3DF75452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roid Sans Fallback" w:hAnsi="Calibri" w:cs="Times New Roman"/>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uppressAutoHyphens/>
    </w:pPr>
    <w:rPr>
      <w:color w:val="00000A"/>
    </w:rPr>
  </w:style>
  <w:style w:type="paragraph" w:styleId="Heading1">
    <w:name w:val="heading 1"/>
    <w:basedOn w:val="Normal"/>
    <w:next w:val="Normal"/>
    <w:link w:val="Heading1Char"/>
    <w:rsid w:val="00942E7C"/>
    <w:pPr>
      <w:keepNext/>
      <w:keepLines/>
      <w:spacing w:before="240"/>
      <w:outlineLvl w:val="0"/>
    </w:pPr>
    <w:rPr>
      <w:rFonts w:ascii="Cambria" w:hAnsi="Cambria"/>
      <w:color w:val="365F9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character" w:customStyle="1" w:styleId="HeaderChar">
    <w:name w:val="Header Char"/>
    <w:basedOn w:val="DefaultParagraphFont"/>
    <w:link w:val="Header"/>
    <w:uiPriority w:val="99"/>
    <w:rsid w:val="008626B5"/>
  </w:style>
  <w:style w:type="character" w:customStyle="1" w:styleId="FooterChar">
    <w:name w:val="Footer Char"/>
    <w:basedOn w:val="DefaultParagraphFont"/>
    <w:link w:val="Footer"/>
    <w:uiPriority w:val="99"/>
    <w:rsid w:val="008626B5"/>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character" w:customStyle="1" w:styleId="EndNoteBibliographyTitleChar">
    <w:name w:val="EndNote Bibliography Title Char"/>
    <w:basedOn w:val="DefaultParagraphFont"/>
    <w:link w:val="EndNoteBibliographyTitle"/>
    <w:rsid w:val="007C17E2"/>
    <w:rPr>
      <w:rFonts w:cs="Calibri"/>
      <w:color w:val="00000A"/>
    </w:rPr>
  </w:style>
  <w:style w:type="character" w:customStyle="1" w:styleId="EndNoteBibliographyChar">
    <w:name w:val="EndNote Bibliography Char"/>
    <w:basedOn w:val="DefaultParagraphFont"/>
    <w:link w:val="EndNoteBibliography"/>
    <w:rsid w:val="007C17E2"/>
    <w:rPr>
      <w:rFonts w:cs="Calibri"/>
      <w:color w:val="00000A"/>
    </w:rPr>
  </w:style>
  <w:style w:type="character" w:customStyle="1" w:styleId="SubtitleChar">
    <w:name w:val="Subtitle Char"/>
    <w:basedOn w:val="DefaultParagraphFont"/>
    <w:link w:val="Subtitle"/>
    <w:uiPriority w:val="11"/>
    <w:rsid w:val="00E54FCA"/>
    <w:rPr>
      <w:rFonts w:ascii="Cambria" w:hAnsi="Cambria"/>
      <w:i/>
      <w:iCs/>
      <w:color w:val="4F81BD"/>
      <w:spacing w:val="15"/>
      <w:sz w:val="24"/>
      <w:szCs w:val="24"/>
    </w:rPr>
  </w:style>
  <w:style w:type="character" w:styleId="PlaceholderText">
    <w:name w:val="Placeholder Text"/>
    <w:basedOn w:val="DefaultParagraphFont"/>
    <w:uiPriority w:val="99"/>
    <w:semiHidden/>
    <w:rsid w:val="00BF0DD1"/>
    <w:rPr>
      <w:color w:val="80808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E5917"/>
    <w:rPr>
      <w:sz w:val="18"/>
      <w:szCs w:val="18"/>
    </w:rPr>
  </w:style>
  <w:style w:type="character" w:customStyle="1" w:styleId="CommentTextChar">
    <w:name w:val="Comment Text Char"/>
    <w:basedOn w:val="DefaultParagraphFont"/>
    <w:link w:val="CommentText"/>
    <w:uiPriority w:val="99"/>
    <w:semiHidden/>
    <w:rsid w:val="002E5917"/>
    <w:rPr>
      <w:sz w:val="24"/>
      <w:szCs w:val="24"/>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customStyle="1" w:styleId="InternetLink">
    <w:name w:val="Internet Link"/>
    <w:basedOn w:val="DefaultParagraphFont"/>
    <w:rsid w:val="00991CA3"/>
    <w:rPr>
      <w:color w:val="0000FF"/>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u w:val="single"/>
    </w:rPr>
  </w:style>
  <w:style w:type="character" w:customStyle="1" w:styleId="Heading1Char">
    <w:name w:val="Heading 1 Char"/>
    <w:basedOn w:val="DefaultParagraphFont"/>
    <w:link w:val="Heading1"/>
    <w:rsid w:val="00942E7C"/>
    <w:rPr>
      <w:rFonts w:ascii="Cambria" w:hAnsi="Cambria"/>
      <w:color w:val="365F91"/>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 w:type="character" w:customStyle="1" w:styleId="ListLabel1">
    <w:name w:val="ListLabel 1"/>
    <w:rPr>
      <w:rFonts w:cs="Times New Roman"/>
    </w:rPr>
  </w:style>
  <w:style w:type="character" w:customStyle="1" w:styleId="ListLabel2">
    <w:name w:val="ListLabel 2"/>
    <w:rPr>
      <w:rFonts w:cs="Courier New"/>
    </w:rPr>
  </w:style>
  <w:style w:type="character" w:customStyle="1" w:styleId="ListLabel3">
    <w:name w:val="ListLabel 3"/>
    <w:rPr>
      <w:sz w:val="20"/>
    </w:rPr>
  </w:style>
  <w:style w:type="character" w:customStyle="1" w:styleId="EndnoteAnchor">
    <w:name w:val="Endnote Anchor"/>
    <w:rPr>
      <w:vertAlign w:val="superscript"/>
    </w:rPr>
  </w:style>
  <w:style w:type="character" w:customStyle="1" w:styleId="FootnoteAnchor">
    <w:name w:val="Footnote Anchor"/>
    <w:rPr>
      <w:vertAlign w:val="superscript"/>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EndnoteCharacters">
    <w:name w:val="Endnote Characters"/>
  </w:style>
  <w:style w:type="character" w:customStyle="1" w:styleId="FootnoteCharacters">
    <w:name w:val="Footnote Characters"/>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next w:val="Normal"/>
    <w:uiPriority w:val="35"/>
    <w:semiHidden/>
    <w:unhideWhenUsed/>
    <w:qFormat/>
    <w:rsid w:val="00267B7B"/>
    <w:pPr>
      <w:spacing w:after="200"/>
    </w:pPr>
    <w:rPr>
      <w:b/>
      <w:bCs/>
      <w:color w:val="4F81BD"/>
      <w:sz w:val="18"/>
      <w:szCs w:val="18"/>
    </w:rPr>
  </w:style>
  <w:style w:type="paragraph" w:customStyle="1" w:styleId="Index">
    <w:name w:val="Index"/>
    <w:basedOn w:val="Normal"/>
    <w:pPr>
      <w:suppressLineNumbers/>
    </w:pPr>
    <w:rPr>
      <w:rFonts w:cs="FreeSans"/>
    </w:rPr>
  </w:style>
  <w:style w:type="paragraph" w:styleId="EndnoteText">
    <w:name w:val="endnote text"/>
    <w:basedOn w:val="Normal"/>
    <w:link w:val="EndnoteTextChar"/>
    <w:uiPriority w:val="99"/>
    <w:semiHidden/>
    <w:unhideWhenUsed/>
    <w:rsid w:val="008626B5"/>
    <w:rPr>
      <w:sz w:val="20"/>
      <w:szCs w:val="20"/>
    </w:rPr>
  </w:style>
  <w:style w:type="paragraph" w:styleId="Header">
    <w:name w:val="header"/>
    <w:basedOn w:val="Normal"/>
    <w:link w:val="HeaderChar"/>
    <w:uiPriority w:val="99"/>
    <w:unhideWhenUsed/>
    <w:rsid w:val="008626B5"/>
    <w:pPr>
      <w:tabs>
        <w:tab w:val="center" w:pos="4680"/>
        <w:tab w:val="right" w:pos="9360"/>
      </w:tabs>
    </w:pPr>
  </w:style>
  <w:style w:type="paragraph" w:styleId="Footer">
    <w:name w:val="footer"/>
    <w:basedOn w:val="Normal"/>
    <w:link w:val="FooterChar"/>
    <w:uiPriority w:val="99"/>
    <w:unhideWhenUsed/>
    <w:rsid w:val="008626B5"/>
    <w:pPr>
      <w:tabs>
        <w:tab w:val="center" w:pos="4680"/>
        <w:tab w:val="right" w:pos="9360"/>
      </w:tabs>
    </w:pPr>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cs="Calibri"/>
    </w:rPr>
  </w:style>
  <w:style w:type="paragraph" w:customStyle="1" w:styleId="EndNoteBibliography">
    <w:name w:val="EndNote Bibliography"/>
    <w:basedOn w:val="Normal"/>
    <w:link w:val="EndNoteBibliographyChar"/>
    <w:rsid w:val="007C17E2"/>
    <w:rPr>
      <w:rFonts w:cs="Calibri"/>
    </w:rPr>
  </w:style>
  <w:style w:type="paragraph" w:styleId="Subtitle">
    <w:name w:val="Subtitle"/>
    <w:basedOn w:val="Normal"/>
    <w:next w:val="Normal"/>
    <w:link w:val="SubtitleChar"/>
    <w:uiPriority w:val="11"/>
    <w:qFormat/>
    <w:rsid w:val="00E54FCA"/>
    <w:rPr>
      <w:rFonts w:ascii="Cambria" w:hAnsi="Cambria"/>
      <w:i/>
      <w:iCs/>
      <w:color w:val="4F81BD"/>
      <w:spacing w:val="15"/>
      <w:sz w:val="24"/>
      <w:szCs w:val="24"/>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styleId="NormalWeb">
    <w:name w:val="Normal (Web)"/>
    <w:basedOn w:val="Normal"/>
    <w:uiPriority w:val="99"/>
    <w:unhideWhenUsed/>
    <w:rsid w:val="00E10F2E"/>
    <w:pPr>
      <w:spacing w:after="280"/>
    </w:pPr>
    <w:rPr>
      <w:rFonts w:ascii="Times New Roman" w:eastAsia="Times New Roman" w:hAnsi="Times New Roman"/>
      <w:sz w:val="24"/>
      <w:szCs w:val="24"/>
    </w:rPr>
  </w:style>
  <w:style w:type="paragraph" w:styleId="ListParagraph">
    <w:name w:val="List Paragraph"/>
    <w:basedOn w:val="Normal"/>
    <w:uiPriority w:val="34"/>
    <w:qFormat/>
    <w:rsid w:val="00DB1E25"/>
    <w:pPr>
      <w:ind w:left="720"/>
      <w:contextualSpacing/>
    </w:pPr>
  </w:style>
  <w:style w:type="paragraph" w:styleId="CommentText">
    <w:name w:val="annotation text"/>
    <w:basedOn w:val="Normal"/>
    <w:link w:val="CommentTextChar"/>
    <w:uiPriority w:val="99"/>
    <w:semiHidden/>
    <w:unhideWhenUsed/>
    <w:rsid w:val="002E5917"/>
    <w:rPr>
      <w:sz w:val="24"/>
      <w:szCs w:val="24"/>
    </w:rPr>
  </w:style>
  <w:style w:type="paragraph" w:styleId="CommentSubject">
    <w:name w:val="annotation subject"/>
    <w:basedOn w:val="CommentText"/>
    <w:link w:val="CommentSubjectChar"/>
    <w:uiPriority w:val="99"/>
    <w:semiHidden/>
    <w:unhideWhenUsed/>
    <w:rsid w:val="002E5917"/>
    <w:rPr>
      <w:b/>
      <w:bCs/>
      <w:sz w:val="20"/>
      <w:szCs w:val="20"/>
    </w:rPr>
  </w:style>
  <w:style w:type="paragraph" w:styleId="FootnoteText">
    <w:name w:val="footnote text"/>
    <w:basedOn w:val="Normal"/>
    <w:link w:val="FootnoteTextChar"/>
    <w:semiHidden/>
    <w:unhideWhenUsed/>
    <w:rsid w:val="008F6B96"/>
    <w:rPr>
      <w:sz w:val="20"/>
      <w:szCs w:val="20"/>
    </w:rPr>
  </w:style>
  <w:style w:type="paragraph" w:customStyle="1" w:styleId="FrameContents">
    <w:name w:val="Frame Contents"/>
    <w:basedOn w:val="Normal"/>
  </w:style>
  <w:style w:type="paragraph" w:customStyle="1" w:styleId="Endnote">
    <w:name w:val="Endnot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hyperlink" Target="https://datos.gob.mx/busca/dataset/activity/proyecciones-de-la-poblacion-de-mexic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c.manuscriptcentral.com/www.icmje.org/coi_disclosure.pdf"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hyperlink" Target="http://mort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8B2909-CC57-4FCB-8645-A14E46E00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18</Pages>
  <Words>8073</Words>
  <Characters>46017</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17</cp:revision>
  <dcterms:created xsi:type="dcterms:W3CDTF">2018-07-04T17:40:00Z</dcterms:created>
  <dcterms:modified xsi:type="dcterms:W3CDTF">2018-07-05T12:58:00Z</dcterms:modified>
  <dc:language>en-US</dc:language>
</cp:coreProperties>
</file>