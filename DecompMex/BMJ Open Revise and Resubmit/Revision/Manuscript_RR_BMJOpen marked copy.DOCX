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C12D7A" w14:textId="760719A5" w:rsidR="00FB05AD" w:rsidRDefault="00FB05AD" w:rsidP="00FB05AD">
      <w:pPr>
        <w:rPr>
          <w:rFonts w:cstheme="minorHAnsi"/>
          <w:b/>
          <w:sz w:val="24"/>
          <w:szCs w:val="24"/>
        </w:rPr>
      </w:pPr>
      <w:r w:rsidRPr="000705D0">
        <w:rPr>
          <w:rFonts w:cstheme="minorHAnsi"/>
          <w:b/>
          <w:sz w:val="24"/>
          <w:szCs w:val="24"/>
        </w:rPr>
        <w:t xml:space="preserve">Title: </w:t>
      </w:r>
      <w:r w:rsidR="00315F96" w:rsidRPr="00315F96">
        <w:rPr>
          <w:rFonts w:cstheme="minorHAnsi"/>
          <w:b/>
          <w:sz w:val="24"/>
          <w:szCs w:val="24"/>
        </w:rPr>
        <w:t xml:space="preserve">Inequalities </w:t>
      </w:r>
      <w:ins w:id="0" w:author="José Manuel Aburto" w:date="2018-05-01T22:20:00Z">
        <w:r w:rsidR="00597653">
          <w:rPr>
            <w:rFonts w:cstheme="minorHAnsi"/>
            <w:b/>
            <w:sz w:val="24"/>
            <w:szCs w:val="24"/>
          </w:rPr>
          <w:t>and deterioration</w:t>
        </w:r>
        <w:r w:rsidR="00F50AE5">
          <w:rPr>
            <w:rFonts w:cstheme="minorHAnsi"/>
            <w:b/>
            <w:sz w:val="24"/>
            <w:szCs w:val="24"/>
          </w:rPr>
          <w:t xml:space="preserve"> </w:t>
        </w:r>
      </w:ins>
      <w:r w:rsidR="00315F96" w:rsidRPr="00315F96">
        <w:rPr>
          <w:rFonts w:cstheme="minorHAnsi"/>
          <w:b/>
          <w:sz w:val="24"/>
          <w:szCs w:val="24"/>
        </w:rPr>
        <w:t xml:space="preserve">in </w:t>
      </w:r>
      <w:ins w:id="1" w:author="José Manuel Aburto" w:date="2018-05-01T22:13:00Z">
        <w:r w:rsidR="00F50AE5">
          <w:rPr>
            <w:rFonts w:cstheme="minorHAnsi"/>
            <w:b/>
            <w:sz w:val="24"/>
            <w:szCs w:val="24"/>
          </w:rPr>
          <w:t xml:space="preserve">average </w:t>
        </w:r>
      </w:ins>
      <w:r w:rsidR="00315F96" w:rsidRPr="00315F96">
        <w:rPr>
          <w:rFonts w:cstheme="minorHAnsi"/>
          <w:b/>
          <w:sz w:val="24"/>
          <w:szCs w:val="24"/>
        </w:rPr>
        <w:t>lifespan</w:t>
      </w:r>
      <w:ins w:id="2" w:author="José Manuel Aburto" w:date="2018-05-01T22:20:00Z">
        <w:r w:rsidR="00F50AE5">
          <w:rPr>
            <w:rFonts w:cstheme="minorHAnsi"/>
            <w:b/>
            <w:sz w:val="24"/>
            <w:szCs w:val="24"/>
          </w:rPr>
          <w:t xml:space="preserve"> among adults</w:t>
        </w:r>
      </w:ins>
      <w:r w:rsidR="00315F96" w:rsidRPr="00315F96">
        <w:rPr>
          <w:rFonts w:cstheme="minorHAnsi"/>
          <w:b/>
          <w:sz w:val="24"/>
          <w:szCs w:val="24"/>
        </w:rPr>
        <w:t xml:space="preserve"> in Mexico, 1990-2015: </w:t>
      </w:r>
      <w:del w:id="3" w:author="José Manuel Aburto" w:date="2018-05-01T22:20:00Z">
        <w:r w:rsidR="00315F96" w:rsidRPr="00315F96" w:rsidDel="00F50AE5">
          <w:rPr>
            <w:rFonts w:cstheme="minorHAnsi"/>
            <w:b/>
            <w:sz w:val="24"/>
            <w:szCs w:val="24"/>
          </w:rPr>
          <w:delText>deterioration in adult survival</w:delText>
        </w:r>
      </w:del>
      <w:ins w:id="4" w:author="José Manuel Aburto" w:date="2018-05-01T22:20:00Z">
        <w:r w:rsidR="00F50AE5">
          <w:rPr>
            <w:rFonts w:cstheme="minorHAnsi"/>
            <w:b/>
            <w:sz w:val="24"/>
            <w:szCs w:val="24"/>
          </w:rPr>
          <w:t xml:space="preserve"> A </w:t>
        </w:r>
      </w:ins>
      <w:ins w:id="5" w:author="José Manuel Aburto" w:date="2018-05-04T14:47:00Z">
        <w:r w:rsidR="00763342">
          <w:rPr>
            <w:rFonts w:cstheme="minorHAnsi"/>
            <w:b/>
            <w:sz w:val="24"/>
            <w:szCs w:val="24"/>
          </w:rPr>
          <w:t>cross-sectional</w:t>
        </w:r>
      </w:ins>
      <w:ins w:id="6" w:author="José Manuel Aburto" w:date="2018-05-01T22:20:00Z">
        <w:r w:rsidR="00F50AE5">
          <w:rPr>
            <w:rFonts w:cstheme="minorHAnsi"/>
            <w:b/>
            <w:sz w:val="24"/>
            <w:szCs w:val="24"/>
          </w:rPr>
          <w:t xml:space="preserve"> demographic</w:t>
        </w:r>
      </w:ins>
      <w:ins w:id="7" w:author="José Manuel Aburto" w:date="2018-05-01T22:21:00Z">
        <w:r w:rsidR="00F50AE5">
          <w:rPr>
            <w:rFonts w:cstheme="minorHAnsi"/>
            <w:b/>
            <w:sz w:val="24"/>
            <w:szCs w:val="24"/>
          </w:rPr>
          <w:t xml:space="preserve"> cause-of-death</w:t>
        </w:r>
      </w:ins>
      <w:ins w:id="8" w:author="José Manuel Aburto" w:date="2018-05-01T22:20:00Z">
        <w:r w:rsidR="00F50AE5">
          <w:rPr>
            <w:rFonts w:cstheme="minorHAnsi"/>
            <w:b/>
            <w:sz w:val="24"/>
            <w:szCs w:val="24"/>
          </w:rPr>
          <w:t xml:space="preserve"> analysis</w:t>
        </w:r>
      </w:ins>
    </w:p>
    <w:p w14:paraId="7A6E5FA0" w14:textId="77777777" w:rsidR="00315F96" w:rsidRPr="000705D0" w:rsidRDefault="00315F96" w:rsidP="00FB05AD">
      <w:pPr>
        <w:rPr>
          <w:rFonts w:cstheme="minorHAnsi"/>
          <w:b/>
          <w:sz w:val="24"/>
          <w:szCs w:val="24"/>
        </w:rPr>
      </w:pPr>
    </w:p>
    <w:p w14:paraId="046CDCAD" w14:textId="637BAF81" w:rsidR="0068369C" w:rsidRPr="000705D0" w:rsidRDefault="00FB05AD" w:rsidP="00FB05AD">
      <w:pPr>
        <w:rPr>
          <w:rFonts w:cstheme="minorHAnsi"/>
          <w:sz w:val="24"/>
          <w:szCs w:val="24"/>
        </w:rPr>
      </w:pPr>
      <w:r w:rsidRPr="000705D0">
        <w:rPr>
          <w:rFonts w:cstheme="minorHAnsi"/>
          <w:b/>
          <w:sz w:val="24"/>
          <w:szCs w:val="24"/>
        </w:rPr>
        <w:t>Authors:</w:t>
      </w:r>
      <w:r w:rsidRPr="000705D0">
        <w:rPr>
          <w:rFonts w:cstheme="minorHAnsi"/>
          <w:sz w:val="24"/>
          <w:szCs w:val="24"/>
        </w:rPr>
        <w:t xml:space="preserve"> José Manuel Aburto</w:t>
      </w:r>
      <w:r w:rsidR="001051B7" w:rsidRPr="000705D0">
        <w:rPr>
          <w:rFonts w:cstheme="minorHAnsi"/>
          <w:sz w:val="24"/>
          <w:szCs w:val="24"/>
        </w:rPr>
        <w:t xml:space="preserve">, </w:t>
      </w:r>
      <w:r w:rsidR="001051B7" w:rsidRPr="000705D0">
        <w:rPr>
          <w:rFonts w:cstheme="minorHAnsi"/>
          <w:i/>
          <w:sz w:val="24"/>
          <w:szCs w:val="24"/>
        </w:rPr>
        <w:t>PhD student</w:t>
      </w:r>
      <w:r w:rsidRPr="000705D0">
        <w:rPr>
          <w:rFonts w:cstheme="minorHAnsi"/>
          <w:sz w:val="24"/>
          <w:szCs w:val="24"/>
        </w:rPr>
        <w:t xml:space="preserve"> </w:t>
      </w:r>
      <w:r w:rsidR="006F0664" w:rsidRPr="000705D0">
        <w:rPr>
          <w:rFonts w:cstheme="minorHAnsi"/>
          <w:sz w:val="24"/>
          <w:szCs w:val="24"/>
        </w:rPr>
        <w:t>(JMA)</w:t>
      </w:r>
      <w:r w:rsidRPr="000705D0">
        <w:rPr>
          <w:rFonts w:cstheme="minorHAnsi"/>
          <w:sz w:val="24"/>
          <w:szCs w:val="24"/>
          <w:vertAlign w:val="superscript"/>
        </w:rPr>
        <w:t>a</w:t>
      </w:r>
      <w:r w:rsidR="00856376">
        <w:rPr>
          <w:rFonts w:cstheme="minorHAnsi"/>
          <w:sz w:val="24"/>
          <w:szCs w:val="24"/>
          <w:vertAlign w:val="superscript"/>
        </w:rPr>
        <w:t>*†</w:t>
      </w:r>
      <w:r w:rsidRPr="000705D0">
        <w:rPr>
          <w:rFonts w:cstheme="minorHAnsi"/>
          <w:sz w:val="24"/>
          <w:szCs w:val="24"/>
        </w:rPr>
        <w:t xml:space="preserve">, </w:t>
      </w:r>
      <w:r w:rsidR="0068369C" w:rsidRPr="000705D0">
        <w:rPr>
          <w:rFonts w:cstheme="minorHAnsi"/>
          <w:sz w:val="24"/>
          <w:szCs w:val="24"/>
        </w:rPr>
        <w:t>Tim Riffe</w:t>
      </w:r>
      <w:r w:rsidR="001051B7" w:rsidRPr="000705D0">
        <w:rPr>
          <w:rFonts w:cstheme="minorHAnsi"/>
          <w:sz w:val="24"/>
          <w:szCs w:val="24"/>
        </w:rPr>
        <w:t xml:space="preserve">, </w:t>
      </w:r>
      <w:r w:rsidR="001051B7" w:rsidRPr="000705D0">
        <w:rPr>
          <w:rFonts w:cstheme="minorHAnsi"/>
          <w:i/>
          <w:sz w:val="24"/>
          <w:szCs w:val="24"/>
        </w:rPr>
        <w:t>Research Scientist</w:t>
      </w:r>
      <w:r w:rsidRPr="000705D0">
        <w:rPr>
          <w:rFonts w:cstheme="minorHAnsi"/>
          <w:sz w:val="24"/>
          <w:szCs w:val="24"/>
        </w:rPr>
        <w:t xml:space="preserve"> </w:t>
      </w:r>
      <w:r w:rsidR="006F0664" w:rsidRPr="000705D0">
        <w:rPr>
          <w:rFonts w:cstheme="minorHAnsi"/>
          <w:sz w:val="24"/>
          <w:szCs w:val="24"/>
        </w:rPr>
        <w:t>(TR)</w:t>
      </w:r>
      <w:r w:rsidR="0068369C" w:rsidRPr="000705D0">
        <w:rPr>
          <w:rFonts w:cstheme="minorHAnsi"/>
          <w:sz w:val="24"/>
          <w:szCs w:val="24"/>
          <w:vertAlign w:val="superscript"/>
        </w:rPr>
        <w:t>b</w:t>
      </w:r>
      <w:r w:rsidR="00856376">
        <w:rPr>
          <w:rFonts w:cstheme="minorHAnsi"/>
          <w:sz w:val="24"/>
          <w:szCs w:val="24"/>
          <w:vertAlign w:val="superscript"/>
        </w:rPr>
        <w:t>†</w:t>
      </w:r>
      <w:r w:rsidR="0068369C" w:rsidRPr="000705D0">
        <w:rPr>
          <w:rFonts w:cstheme="minorHAnsi"/>
          <w:sz w:val="24"/>
          <w:szCs w:val="24"/>
        </w:rPr>
        <w:t xml:space="preserve"> </w:t>
      </w:r>
      <w:r w:rsidR="000E7DC7" w:rsidRPr="000705D0">
        <w:rPr>
          <w:rFonts w:cstheme="minorHAnsi"/>
          <w:sz w:val="24"/>
          <w:szCs w:val="24"/>
        </w:rPr>
        <w:t xml:space="preserve">&amp; </w:t>
      </w:r>
      <w:r w:rsidR="0068369C" w:rsidRPr="000705D0">
        <w:rPr>
          <w:rFonts w:cstheme="minorHAnsi"/>
          <w:sz w:val="24"/>
          <w:szCs w:val="24"/>
        </w:rPr>
        <w:t>Vladimir Canudas-Romo</w:t>
      </w:r>
      <w:r w:rsidR="001051B7" w:rsidRPr="000705D0">
        <w:rPr>
          <w:rFonts w:cstheme="minorHAnsi"/>
          <w:sz w:val="24"/>
          <w:szCs w:val="24"/>
        </w:rPr>
        <w:t xml:space="preserve">, </w:t>
      </w:r>
      <w:r w:rsidR="001051B7" w:rsidRPr="000705D0">
        <w:rPr>
          <w:rFonts w:cstheme="minorHAnsi"/>
          <w:i/>
          <w:sz w:val="24"/>
          <w:szCs w:val="24"/>
        </w:rPr>
        <w:t>Associate Professor</w:t>
      </w:r>
      <w:r w:rsidR="000E7DC7" w:rsidRPr="000705D0">
        <w:rPr>
          <w:rFonts w:cstheme="minorHAnsi"/>
          <w:sz w:val="24"/>
          <w:szCs w:val="24"/>
        </w:rPr>
        <w:t xml:space="preserve"> </w:t>
      </w:r>
      <w:r w:rsidR="006F0664" w:rsidRPr="000705D0">
        <w:rPr>
          <w:rFonts w:cstheme="minorHAnsi"/>
          <w:sz w:val="24"/>
          <w:szCs w:val="24"/>
        </w:rPr>
        <w:t>(VCR)</w:t>
      </w:r>
      <w:r w:rsidR="0068369C" w:rsidRPr="000705D0">
        <w:rPr>
          <w:rFonts w:cstheme="minorHAnsi"/>
          <w:sz w:val="24"/>
          <w:szCs w:val="24"/>
          <w:vertAlign w:val="superscript"/>
        </w:rPr>
        <w:t>c</w:t>
      </w:r>
      <w:r w:rsidR="00762B7C" w:rsidRPr="000705D0">
        <w:rPr>
          <w:rFonts w:cstheme="minorHAnsi"/>
          <w:sz w:val="24"/>
          <w:szCs w:val="24"/>
          <w:vertAlign w:val="superscript"/>
        </w:rPr>
        <w:tab/>
      </w:r>
    </w:p>
    <w:p w14:paraId="54A875D0" w14:textId="06B90E79" w:rsidR="00FB05AD" w:rsidRPr="000705D0" w:rsidRDefault="00FB05AD" w:rsidP="00FB05AD">
      <w:pPr>
        <w:rPr>
          <w:rFonts w:cstheme="minorHAnsi"/>
          <w:b/>
          <w:sz w:val="24"/>
          <w:szCs w:val="24"/>
        </w:rPr>
      </w:pPr>
      <w:r w:rsidRPr="000705D0">
        <w:rPr>
          <w:rFonts w:cstheme="minorHAnsi"/>
          <w:b/>
          <w:sz w:val="24"/>
          <w:szCs w:val="24"/>
        </w:rPr>
        <w:t>Author affiliations:</w:t>
      </w:r>
    </w:p>
    <w:p w14:paraId="5DBC7D7C" w14:textId="4B619B83" w:rsidR="00FB05AD" w:rsidRPr="000705D0" w:rsidRDefault="00FB05AD" w:rsidP="00FB05AD">
      <w:pPr>
        <w:rPr>
          <w:rFonts w:cstheme="minorHAnsi"/>
          <w:sz w:val="24"/>
          <w:szCs w:val="24"/>
        </w:rPr>
      </w:pPr>
      <w:r w:rsidRPr="000705D0">
        <w:rPr>
          <w:rFonts w:cstheme="minorHAnsi"/>
          <w:sz w:val="24"/>
          <w:szCs w:val="24"/>
          <w:vertAlign w:val="superscript"/>
        </w:rPr>
        <w:t xml:space="preserve">a </w:t>
      </w:r>
      <w:r w:rsidR="00AB5D25" w:rsidRPr="000705D0">
        <w:rPr>
          <w:rFonts w:cstheme="minorHAnsi"/>
          <w:sz w:val="24"/>
          <w:szCs w:val="24"/>
        </w:rPr>
        <w:t>Institute</w:t>
      </w:r>
      <w:r w:rsidR="0068369C" w:rsidRPr="000705D0">
        <w:rPr>
          <w:rFonts w:cstheme="minorHAnsi"/>
          <w:sz w:val="24"/>
          <w:szCs w:val="24"/>
        </w:rPr>
        <w:t xml:space="preserve"> of Public Health</w:t>
      </w:r>
      <w:r w:rsidR="00C218C5">
        <w:rPr>
          <w:rFonts w:cstheme="minorHAnsi"/>
          <w:sz w:val="24"/>
          <w:szCs w:val="24"/>
        </w:rPr>
        <w:t>-Unit of Biodemography</w:t>
      </w:r>
      <w:r w:rsidRPr="000705D0">
        <w:rPr>
          <w:rFonts w:cstheme="minorHAnsi"/>
          <w:sz w:val="24"/>
          <w:szCs w:val="24"/>
        </w:rPr>
        <w:t>, University of Southern Denmark, Odense 5000, Denmark.</w:t>
      </w:r>
    </w:p>
    <w:p w14:paraId="7326EAA9" w14:textId="325B8047" w:rsidR="001442A3" w:rsidRPr="000705D0" w:rsidRDefault="00B2008A" w:rsidP="00FB05AD">
      <w:pPr>
        <w:rPr>
          <w:rFonts w:cstheme="minorHAnsi"/>
          <w:sz w:val="24"/>
          <w:szCs w:val="24"/>
        </w:rPr>
      </w:pPr>
      <w:r w:rsidRPr="000705D0">
        <w:rPr>
          <w:rFonts w:cstheme="minorHAnsi"/>
          <w:sz w:val="24"/>
          <w:szCs w:val="24"/>
          <w:vertAlign w:val="superscript"/>
        </w:rPr>
        <w:t>b</w:t>
      </w:r>
      <w:r w:rsidRPr="000705D0">
        <w:rPr>
          <w:rFonts w:cstheme="minorHAnsi"/>
          <w:sz w:val="24"/>
          <w:szCs w:val="24"/>
        </w:rPr>
        <w:t xml:space="preserve"> Max Planck Institute for Demographic Research, Rostock 18057, Germany</w:t>
      </w:r>
    </w:p>
    <w:p w14:paraId="6BD884B8" w14:textId="3E19D38A" w:rsidR="0068369C" w:rsidRPr="000705D0" w:rsidRDefault="0068369C" w:rsidP="00FB05AD">
      <w:pPr>
        <w:rPr>
          <w:rFonts w:cstheme="minorHAnsi"/>
          <w:sz w:val="24"/>
          <w:szCs w:val="24"/>
        </w:rPr>
      </w:pPr>
      <w:r w:rsidRPr="000705D0">
        <w:rPr>
          <w:rFonts w:cstheme="minorHAnsi"/>
          <w:sz w:val="24"/>
          <w:szCs w:val="24"/>
          <w:vertAlign w:val="superscript"/>
        </w:rPr>
        <w:t>c</w:t>
      </w:r>
      <w:r w:rsidRPr="000705D0">
        <w:rPr>
          <w:rFonts w:cstheme="minorHAnsi"/>
          <w:sz w:val="24"/>
          <w:szCs w:val="24"/>
        </w:rPr>
        <w:t xml:space="preserve"> School of Demography, Australian National University, ACT 0200, Australia</w:t>
      </w:r>
    </w:p>
    <w:p w14:paraId="06480B7D" w14:textId="1BA3FACA" w:rsidR="00FB05AD" w:rsidRDefault="00856376" w:rsidP="00FB05AD">
      <w:pPr>
        <w:rPr>
          <w:rFonts w:cstheme="minorHAnsi"/>
          <w:sz w:val="24"/>
          <w:szCs w:val="24"/>
        </w:rPr>
      </w:pPr>
      <w:r>
        <w:rPr>
          <w:rFonts w:cstheme="minorHAnsi"/>
          <w:sz w:val="24"/>
          <w:szCs w:val="24"/>
          <w:vertAlign w:val="superscript"/>
        </w:rPr>
        <w:t>†</w:t>
      </w:r>
      <w:r w:rsidR="001442A3" w:rsidRPr="000705D0">
        <w:rPr>
          <w:rFonts w:cstheme="minorHAnsi"/>
          <w:sz w:val="24"/>
          <w:szCs w:val="24"/>
        </w:rPr>
        <w:t xml:space="preserve"> These authors contributed </w:t>
      </w:r>
      <w:r w:rsidR="000314AA" w:rsidRPr="000705D0">
        <w:rPr>
          <w:rFonts w:cstheme="minorHAnsi"/>
          <w:sz w:val="24"/>
          <w:szCs w:val="24"/>
        </w:rPr>
        <w:t>equally to the paper</w:t>
      </w:r>
    </w:p>
    <w:p w14:paraId="7CD8CCF4" w14:textId="15BC2683" w:rsidR="00856376" w:rsidRPr="00856376" w:rsidRDefault="00856376" w:rsidP="00856376">
      <w:pPr>
        <w:pStyle w:val="NormalWeb"/>
        <w:spacing w:before="0" w:beforeAutospacing="0" w:after="225" w:afterAutospacing="0"/>
        <w:textAlignment w:val="baseline"/>
        <w:rPr>
          <w:rFonts w:ascii="inherit" w:hAnsi="inherit" w:cs="Helvetica"/>
          <w:color w:val="333333"/>
        </w:rPr>
      </w:pPr>
      <w:r w:rsidRPr="00856376">
        <w:rPr>
          <w:rFonts w:ascii="inherit" w:hAnsi="inherit" w:cs="Helvetica"/>
          <w:color w:val="333333"/>
          <w:vertAlign w:val="superscript"/>
        </w:rPr>
        <w:t>*</w:t>
      </w:r>
      <w:r w:rsidRPr="00856376">
        <w:rPr>
          <w:rFonts w:asciiTheme="minorHAnsi" w:eastAsiaTheme="minorHAnsi" w:hAnsiTheme="minorHAnsi" w:cstheme="minorHAnsi"/>
        </w:rPr>
        <w:t>The manuscript’s guarantor.</w:t>
      </w:r>
    </w:p>
    <w:p w14:paraId="7110EC7E" w14:textId="7BF736C4" w:rsidR="00FB05AD" w:rsidRDefault="00745A27" w:rsidP="00FB05AD">
      <w:pPr>
        <w:rPr>
          <w:rFonts w:cstheme="minorHAnsi"/>
          <w:sz w:val="24"/>
          <w:szCs w:val="24"/>
        </w:rPr>
      </w:pPr>
      <w:r w:rsidRPr="000705D0">
        <w:rPr>
          <w:rFonts w:cstheme="minorHAnsi"/>
          <w:b/>
          <w:sz w:val="24"/>
          <w:szCs w:val="24"/>
        </w:rPr>
        <w:t>Corresponding author</w:t>
      </w:r>
      <w:r w:rsidR="00FB05AD" w:rsidRPr="000705D0">
        <w:rPr>
          <w:rFonts w:cstheme="minorHAnsi"/>
          <w:b/>
          <w:sz w:val="24"/>
          <w:szCs w:val="24"/>
        </w:rPr>
        <w:t>:</w:t>
      </w:r>
      <w:r w:rsidR="001051B7" w:rsidRPr="000705D0">
        <w:rPr>
          <w:rFonts w:cstheme="minorHAnsi"/>
          <w:sz w:val="24"/>
          <w:szCs w:val="24"/>
        </w:rPr>
        <w:t xml:space="preserve"> José Manuel Aburto: </w:t>
      </w:r>
      <w:hyperlink r:id="rId8" w:history="1">
        <w:r w:rsidR="001051B7" w:rsidRPr="000705D0">
          <w:rPr>
            <w:rStyle w:val="Hyperlink"/>
            <w:rFonts w:cstheme="minorHAnsi"/>
            <w:sz w:val="24"/>
            <w:szCs w:val="24"/>
          </w:rPr>
          <w:t>jmaburto@health.sdu.dk</w:t>
        </w:r>
      </w:hyperlink>
      <w:r w:rsidR="001051B7" w:rsidRPr="000705D0">
        <w:rPr>
          <w:rFonts w:cstheme="minorHAnsi"/>
          <w:sz w:val="24"/>
          <w:szCs w:val="24"/>
        </w:rPr>
        <w:t xml:space="preserve">, T: </w:t>
      </w:r>
      <w:hyperlink r:id="rId9" w:history="1">
        <w:r w:rsidR="00A71B09" w:rsidRPr="000705D0">
          <w:rPr>
            <w:rFonts w:cstheme="minorHAnsi"/>
            <w:sz w:val="24"/>
            <w:szCs w:val="24"/>
          </w:rPr>
          <w:t>+45 655094</w:t>
        </w:r>
        <w:r w:rsidR="001051B7" w:rsidRPr="000705D0">
          <w:rPr>
            <w:rFonts w:cstheme="minorHAnsi"/>
            <w:sz w:val="24"/>
            <w:szCs w:val="24"/>
          </w:rPr>
          <w:t xml:space="preserve">16 </w:t>
        </w:r>
      </w:hyperlink>
    </w:p>
    <w:p w14:paraId="55FD0160" w14:textId="57B376EC" w:rsidR="00EE1175" w:rsidRDefault="00EE1175" w:rsidP="00FB05AD">
      <w:pPr>
        <w:rPr>
          <w:rFonts w:cstheme="minorHAnsi"/>
          <w:sz w:val="24"/>
          <w:szCs w:val="24"/>
        </w:rPr>
      </w:pPr>
    </w:p>
    <w:p w14:paraId="1AE62636" w14:textId="357A2CC1" w:rsidR="00EE1175" w:rsidRDefault="00EE1175" w:rsidP="00FB05AD">
      <w:pPr>
        <w:rPr>
          <w:rFonts w:cstheme="minorHAnsi"/>
          <w:i/>
          <w:iCs/>
          <w:sz w:val="24"/>
          <w:szCs w:val="24"/>
        </w:rPr>
      </w:pPr>
      <w:r w:rsidRPr="00EE1175">
        <w:rPr>
          <w:rFonts w:cstheme="minorHAnsi"/>
          <w:i/>
          <w:iCs/>
          <w:sz w:val="24"/>
          <w:szCs w:val="24"/>
        </w:rPr>
        <w:t>The Corresponding Author has the right to grant on behalf of all authors and does grant on behalf of all authors, an exclusive licence (or non exclusive for government employees) on a worldwide basis to the BMJ Publishing Group Ltd to permit this article (if accepted) to be published in BMJ editions and any other BMJPGL products and sublicences such use and exploit all subsidiary rights, as set out in our licence.</w:t>
      </w:r>
    </w:p>
    <w:p w14:paraId="2B13A601" w14:textId="49795C78" w:rsidR="00181714" w:rsidRDefault="00181714" w:rsidP="00FB05AD">
      <w:pPr>
        <w:rPr>
          <w:rFonts w:cstheme="minorHAnsi"/>
          <w:i/>
          <w:iCs/>
          <w:sz w:val="24"/>
          <w:szCs w:val="24"/>
        </w:rPr>
      </w:pPr>
    </w:p>
    <w:p w14:paraId="24279666" w14:textId="68BABD8B" w:rsidR="00856376" w:rsidRDefault="00856376" w:rsidP="00856376">
      <w:pPr>
        <w:jc w:val="both"/>
        <w:rPr>
          <w:rFonts w:cstheme="minorHAnsi"/>
          <w:b/>
          <w:sz w:val="24"/>
          <w:szCs w:val="24"/>
        </w:rPr>
      </w:pPr>
    </w:p>
    <w:p w14:paraId="5F0678C0" w14:textId="685DDAB6" w:rsidR="001C1A6B" w:rsidRDefault="001C1A6B" w:rsidP="00856376">
      <w:pPr>
        <w:jc w:val="both"/>
        <w:rPr>
          <w:rFonts w:cstheme="minorHAnsi"/>
          <w:b/>
          <w:sz w:val="24"/>
          <w:szCs w:val="24"/>
        </w:rPr>
      </w:pPr>
    </w:p>
    <w:p w14:paraId="739C6C7A" w14:textId="50B8252A" w:rsidR="001C1A6B" w:rsidRDefault="001C1A6B" w:rsidP="00856376">
      <w:pPr>
        <w:jc w:val="both"/>
        <w:rPr>
          <w:rFonts w:cstheme="minorHAnsi"/>
          <w:b/>
          <w:sz w:val="24"/>
          <w:szCs w:val="24"/>
        </w:rPr>
      </w:pPr>
    </w:p>
    <w:p w14:paraId="43769B7E" w14:textId="552C3FC0" w:rsidR="001C1A6B" w:rsidRDefault="001C1A6B" w:rsidP="00856376">
      <w:pPr>
        <w:jc w:val="both"/>
        <w:rPr>
          <w:rFonts w:cstheme="minorHAnsi"/>
          <w:b/>
          <w:sz w:val="24"/>
          <w:szCs w:val="24"/>
        </w:rPr>
      </w:pPr>
    </w:p>
    <w:p w14:paraId="1D968789" w14:textId="14B8B220" w:rsidR="001C1A6B" w:rsidRDefault="001C1A6B" w:rsidP="00856376">
      <w:pPr>
        <w:jc w:val="both"/>
        <w:rPr>
          <w:rFonts w:cstheme="minorHAnsi"/>
          <w:b/>
          <w:sz w:val="24"/>
          <w:szCs w:val="24"/>
        </w:rPr>
      </w:pPr>
    </w:p>
    <w:p w14:paraId="0C963ACA" w14:textId="7CA01AE3" w:rsidR="001C1A6B" w:rsidRDefault="001C1A6B" w:rsidP="00856376">
      <w:pPr>
        <w:jc w:val="both"/>
        <w:rPr>
          <w:rFonts w:cstheme="minorHAnsi"/>
          <w:b/>
          <w:sz w:val="24"/>
          <w:szCs w:val="24"/>
        </w:rPr>
      </w:pPr>
    </w:p>
    <w:p w14:paraId="25346669" w14:textId="2384F061" w:rsidR="001C1A6B" w:rsidRDefault="001C1A6B" w:rsidP="00856376">
      <w:pPr>
        <w:jc w:val="both"/>
        <w:rPr>
          <w:rFonts w:cstheme="minorHAnsi"/>
          <w:b/>
          <w:sz w:val="24"/>
          <w:szCs w:val="24"/>
        </w:rPr>
      </w:pPr>
    </w:p>
    <w:p w14:paraId="3E066EBD" w14:textId="191DC8A7" w:rsidR="001C1A6B" w:rsidRDefault="001C1A6B" w:rsidP="00856376">
      <w:pPr>
        <w:jc w:val="both"/>
        <w:rPr>
          <w:rFonts w:cstheme="minorHAnsi"/>
          <w:b/>
          <w:sz w:val="24"/>
          <w:szCs w:val="24"/>
        </w:rPr>
      </w:pPr>
    </w:p>
    <w:p w14:paraId="26A76811" w14:textId="012ACE58" w:rsidR="001C1A6B" w:rsidRDefault="001C1A6B" w:rsidP="00856376">
      <w:pPr>
        <w:jc w:val="both"/>
        <w:rPr>
          <w:rFonts w:cstheme="minorHAnsi"/>
          <w:b/>
          <w:sz w:val="24"/>
          <w:szCs w:val="24"/>
        </w:rPr>
      </w:pPr>
    </w:p>
    <w:p w14:paraId="623AC80E" w14:textId="514D3042" w:rsidR="001C1A6B" w:rsidRDefault="001C1A6B" w:rsidP="00856376">
      <w:pPr>
        <w:jc w:val="both"/>
        <w:rPr>
          <w:rFonts w:cstheme="minorHAnsi"/>
          <w:b/>
          <w:sz w:val="24"/>
          <w:szCs w:val="24"/>
        </w:rPr>
      </w:pPr>
    </w:p>
    <w:p w14:paraId="19412DD1" w14:textId="718D45EB" w:rsidR="001C1A6B" w:rsidRDefault="001C1A6B" w:rsidP="00856376">
      <w:pPr>
        <w:jc w:val="both"/>
        <w:rPr>
          <w:rFonts w:cstheme="minorHAnsi"/>
          <w:b/>
          <w:sz w:val="24"/>
          <w:szCs w:val="24"/>
        </w:rPr>
      </w:pPr>
    </w:p>
    <w:p w14:paraId="53C02FD9" w14:textId="1FCD6604" w:rsidR="001C1A6B" w:rsidRDefault="001C1A6B" w:rsidP="00856376">
      <w:pPr>
        <w:jc w:val="both"/>
        <w:rPr>
          <w:rFonts w:cstheme="minorHAnsi"/>
          <w:b/>
          <w:sz w:val="24"/>
          <w:szCs w:val="24"/>
        </w:rPr>
      </w:pPr>
    </w:p>
    <w:p w14:paraId="25CF6F9C" w14:textId="77777777" w:rsidR="001C1A6B" w:rsidRPr="00856376" w:rsidRDefault="001C1A6B" w:rsidP="00856376">
      <w:pPr>
        <w:jc w:val="both"/>
        <w:rPr>
          <w:rFonts w:cstheme="minorHAnsi"/>
          <w:b/>
          <w:sz w:val="24"/>
          <w:szCs w:val="24"/>
        </w:rPr>
      </w:pPr>
    </w:p>
    <w:p w14:paraId="10F686BD" w14:textId="18775650" w:rsidR="00745A27" w:rsidRDefault="00745A27" w:rsidP="00FB05AD">
      <w:pPr>
        <w:rPr>
          <w:rFonts w:cstheme="minorHAnsi"/>
          <w:b/>
          <w:sz w:val="24"/>
          <w:szCs w:val="24"/>
        </w:rPr>
      </w:pPr>
    </w:p>
    <w:p w14:paraId="3536EC71" w14:textId="550A9C62" w:rsidR="001A59BD" w:rsidRDefault="001A59BD" w:rsidP="00FB05AD">
      <w:pPr>
        <w:rPr>
          <w:rFonts w:cstheme="minorHAnsi"/>
          <w:b/>
          <w:sz w:val="24"/>
          <w:szCs w:val="24"/>
        </w:rPr>
      </w:pPr>
    </w:p>
    <w:p w14:paraId="131E38E4" w14:textId="65AE5687" w:rsidR="001A59BD" w:rsidRDefault="001A59BD" w:rsidP="00FB05AD">
      <w:pPr>
        <w:rPr>
          <w:rFonts w:cstheme="minorHAnsi"/>
          <w:b/>
          <w:sz w:val="24"/>
          <w:szCs w:val="24"/>
        </w:rPr>
      </w:pPr>
    </w:p>
    <w:p w14:paraId="6C3A7040" w14:textId="069AC94E" w:rsidR="001A59BD" w:rsidRDefault="001A59BD" w:rsidP="00FB05AD">
      <w:pPr>
        <w:rPr>
          <w:rFonts w:cstheme="minorHAnsi"/>
          <w:b/>
          <w:sz w:val="24"/>
          <w:szCs w:val="24"/>
        </w:rPr>
      </w:pPr>
    </w:p>
    <w:p w14:paraId="7B296C08" w14:textId="2E3A9864" w:rsidR="001A59BD" w:rsidRDefault="001A59BD" w:rsidP="00FB05AD">
      <w:pPr>
        <w:rPr>
          <w:rFonts w:cstheme="minorHAnsi"/>
          <w:b/>
          <w:sz w:val="24"/>
          <w:szCs w:val="24"/>
        </w:rPr>
      </w:pPr>
    </w:p>
    <w:p w14:paraId="18F50315" w14:textId="77777777" w:rsidR="005164E1" w:rsidRDefault="005164E1" w:rsidP="00FB05AD">
      <w:pPr>
        <w:rPr>
          <w:rFonts w:cstheme="minorHAnsi"/>
          <w:b/>
          <w:sz w:val="24"/>
          <w:szCs w:val="24"/>
        </w:rPr>
      </w:pPr>
    </w:p>
    <w:p w14:paraId="4EF08B58" w14:textId="3AB7CF38" w:rsidR="001A59BD" w:rsidRDefault="001A59BD" w:rsidP="00FB05AD">
      <w:pPr>
        <w:rPr>
          <w:rFonts w:cstheme="minorHAnsi"/>
          <w:b/>
          <w:sz w:val="24"/>
          <w:szCs w:val="24"/>
        </w:rPr>
      </w:pPr>
    </w:p>
    <w:p w14:paraId="389575AE" w14:textId="567F3E84" w:rsidR="001A59BD" w:rsidRDefault="001A59BD" w:rsidP="00FB05AD">
      <w:pPr>
        <w:rPr>
          <w:rFonts w:cstheme="minorHAnsi"/>
          <w:b/>
          <w:sz w:val="24"/>
          <w:szCs w:val="24"/>
        </w:rPr>
      </w:pPr>
    </w:p>
    <w:p w14:paraId="6A8E2012" w14:textId="213312BF" w:rsidR="001A59BD" w:rsidRDefault="001A59BD" w:rsidP="00FB05AD">
      <w:pPr>
        <w:rPr>
          <w:rFonts w:cstheme="minorHAnsi"/>
          <w:b/>
          <w:sz w:val="24"/>
          <w:szCs w:val="24"/>
        </w:rPr>
      </w:pPr>
    </w:p>
    <w:p w14:paraId="3F62E448" w14:textId="60D6997D" w:rsidR="001A59BD" w:rsidRDefault="001A59BD" w:rsidP="00FB05AD">
      <w:pPr>
        <w:rPr>
          <w:rFonts w:cstheme="minorHAnsi"/>
          <w:b/>
          <w:sz w:val="24"/>
          <w:szCs w:val="24"/>
        </w:rPr>
      </w:pPr>
    </w:p>
    <w:p w14:paraId="23CB38F0" w14:textId="19444BEB" w:rsidR="001A59BD" w:rsidRDefault="001A59BD" w:rsidP="00FB05AD">
      <w:pPr>
        <w:rPr>
          <w:rFonts w:cstheme="minorHAnsi"/>
          <w:b/>
          <w:sz w:val="24"/>
          <w:szCs w:val="24"/>
        </w:rPr>
      </w:pPr>
    </w:p>
    <w:p w14:paraId="52A82100" w14:textId="3B1A392A" w:rsidR="00FB05AD" w:rsidRPr="000705D0" w:rsidRDefault="00FB05AD" w:rsidP="00FB05AD">
      <w:pPr>
        <w:rPr>
          <w:rFonts w:cstheme="minorHAnsi"/>
          <w:sz w:val="24"/>
          <w:szCs w:val="24"/>
        </w:rPr>
      </w:pPr>
      <w:r w:rsidRPr="000705D0">
        <w:rPr>
          <w:rFonts w:cstheme="minorHAnsi"/>
          <w:b/>
          <w:sz w:val="24"/>
          <w:szCs w:val="24"/>
        </w:rPr>
        <w:t>Keywords</w:t>
      </w:r>
      <w:r w:rsidR="002C640D">
        <w:rPr>
          <w:rFonts w:cstheme="minorHAnsi"/>
          <w:b/>
          <w:sz w:val="24"/>
          <w:szCs w:val="24"/>
        </w:rPr>
        <w:tab/>
      </w:r>
      <w:r w:rsidR="00942E7C" w:rsidRPr="000705D0">
        <w:rPr>
          <w:rFonts w:cstheme="minorHAnsi"/>
          <w:sz w:val="24"/>
          <w:szCs w:val="24"/>
        </w:rPr>
        <w:t xml:space="preserve">health inequalities, adult health, </w:t>
      </w:r>
      <w:del w:id="9" w:author="José Manuel Aburto" w:date="2018-05-01T22:23:00Z">
        <w:r w:rsidR="00942E7C" w:rsidRPr="000705D0" w:rsidDel="00C92F37">
          <w:rPr>
            <w:rFonts w:cstheme="minorHAnsi"/>
            <w:sz w:val="24"/>
            <w:szCs w:val="24"/>
          </w:rPr>
          <w:delText>causes of death</w:delText>
        </w:r>
      </w:del>
      <w:r w:rsidR="00942E7C" w:rsidRPr="000705D0">
        <w:rPr>
          <w:rFonts w:cstheme="minorHAnsi"/>
          <w:sz w:val="24"/>
          <w:szCs w:val="24"/>
        </w:rPr>
        <w:t>, mortality</w:t>
      </w:r>
      <w:ins w:id="10" w:author="José Manuel Aburto" w:date="2018-05-01T22:23:00Z">
        <w:r w:rsidR="00C92F37">
          <w:rPr>
            <w:rFonts w:cstheme="minorHAnsi"/>
            <w:sz w:val="24"/>
            <w:szCs w:val="24"/>
          </w:rPr>
          <w:t>, violence, avoidable mortality</w:t>
        </w:r>
      </w:ins>
    </w:p>
    <w:p w14:paraId="708E8A11" w14:textId="6005CA8A" w:rsidR="00942E7C" w:rsidRPr="000705D0" w:rsidRDefault="00942E7C" w:rsidP="00FB05AD">
      <w:pPr>
        <w:rPr>
          <w:rFonts w:cstheme="minorHAnsi"/>
          <w:sz w:val="24"/>
          <w:szCs w:val="24"/>
        </w:rPr>
      </w:pPr>
    </w:p>
    <w:p w14:paraId="5937ED58" w14:textId="6BBA2200" w:rsidR="00942E7C" w:rsidRPr="000705D0" w:rsidRDefault="00DC125C" w:rsidP="00DC125C">
      <w:pPr>
        <w:jc w:val="center"/>
        <w:rPr>
          <w:rFonts w:cstheme="minorHAnsi"/>
          <w:b/>
          <w:sz w:val="24"/>
          <w:szCs w:val="24"/>
        </w:rPr>
      </w:pPr>
      <w:r w:rsidRPr="000705D0">
        <w:rPr>
          <w:rFonts w:cstheme="minorHAnsi"/>
          <w:b/>
          <w:sz w:val="24"/>
          <w:szCs w:val="24"/>
        </w:rPr>
        <w:t>Abstract</w:t>
      </w:r>
    </w:p>
    <w:p w14:paraId="5EB74E83" w14:textId="0B8C1DAB" w:rsidR="00DC125C" w:rsidRPr="000705D0" w:rsidRDefault="00DC125C" w:rsidP="00FB05AD">
      <w:pPr>
        <w:rPr>
          <w:rFonts w:cstheme="minorHAnsi"/>
          <w:b/>
          <w:sz w:val="24"/>
          <w:szCs w:val="24"/>
        </w:rPr>
      </w:pPr>
    </w:p>
    <w:p w14:paraId="195AE358" w14:textId="73DA4526" w:rsidR="00DC125C" w:rsidRPr="000705D0" w:rsidRDefault="00DC125C" w:rsidP="00E07741">
      <w:pPr>
        <w:jc w:val="both"/>
        <w:rPr>
          <w:rFonts w:cstheme="minorHAnsi"/>
          <w:b/>
          <w:sz w:val="24"/>
          <w:szCs w:val="24"/>
        </w:rPr>
      </w:pPr>
      <w:r w:rsidRPr="000705D0">
        <w:rPr>
          <w:rFonts w:cstheme="minorHAnsi"/>
          <w:b/>
          <w:sz w:val="24"/>
          <w:szCs w:val="24"/>
        </w:rPr>
        <w:t>Objective</w:t>
      </w:r>
      <w:r w:rsidR="00B945F1">
        <w:rPr>
          <w:rFonts w:cstheme="minorHAnsi"/>
          <w:b/>
          <w:sz w:val="24"/>
          <w:szCs w:val="24"/>
        </w:rPr>
        <w:t>:</w:t>
      </w:r>
      <w:r w:rsidR="007B3FE5" w:rsidRPr="000705D0">
        <w:rPr>
          <w:rFonts w:cstheme="minorHAnsi"/>
          <w:b/>
          <w:sz w:val="24"/>
          <w:szCs w:val="24"/>
        </w:rPr>
        <w:t xml:space="preserve"> </w:t>
      </w:r>
      <w:r w:rsidR="007B3FE5" w:rsidRPr="000705D0">
        <w:rPr>
          <w:rFonts w:cstheme="minorHAnsi"/>
          <w:sz w:val="24"/>
          <w:szCs w:val="24"/>
        </w:rPr>
        <w:t>To quantify the effect of medically</w:t>
      </w:r>
      <w:ins w:id="11" w:author="José Manuel Aburto" w:date="2018-05-15T14:26:00Z">
        <w:r w:rsidR="00B102EA">
          <w:rPr>
            <w:rFonts w:cstheme="minorHAnsi"/>
            <w:sz w:val="24"/>
            <w:szCs w:val="24"/>
          </w:rPr>
          <w:t>-</w:t>
        </w:r>
      </w:ins>
      <w:del w:id="12" w:author="José Manuel Aburto" w:date="2018-05-15T14:26:00Z">
        <w:r w:rsidR="007B3FE5" w:rsidRPr="000705D0" w:rsidDel="00B102EA">
          <w:rPr>
            <w:rFonts w:cstheme="minorHAnsi"/>
            <w:sz w:val="24"/>
            <w:szCs w:val="24"/>
          </w:rPr>
          <w:delText xml:space="preserve"> </w:delText>
        </w:r>
      </w:del>
      <w:r w:rsidR="007B3FE5" w:rsidRPr="000705D0">
        <w:rPr>
          <w:rFonts w:cstheme="minorHAnsi"/>
          <w:sz w:val="24"/>
          <w:szCs w:val="24"/>
        </w:rPr>
        <w:t>amenable conditions, diabetes, ischemic heart diseases, lung cancer, cirrhosis,</w:t>
      </w:r>
      <w:ins w:id="13" w:author="José Manuel Aburto" w:date="2018-05-02T13:05:00Z">
        <w:r w:rsidR="00BC6482">
          <w:rPr>
            <w:rFonts w:cstheme="minorHAnsi"/>
            <w:sz w:val="24"/>
            <w:szCs w:val="24"/>
          </w:rPr>
          <w:t xml:space="preserve"> suicides,</w:t>
        </w:r>
      </w:ins>
      <w:r w:rsidR="007B3FE5" w:rsidRPr="000705D0">
        <w:rPr>
          <w:rFonts w:cstheme="minorHAnsi"/>
          <w:sz w:val="24"/>
          <w:szCs w:val="24"/>
        </w:rPr>
        <w:t xml:space="preserve"> homicides and road</w:t>
      </w:r>
      <w:ins w:id="14" w:author="José Manuel Aburto" w:date="2018-05-15T14:26:00Z">
        <w:r w:rsidR="00B102EA">
          <w:rPr>
            <w:rFonts w:cstheme="minorHAnsi"/>
            <w:sz w:val="24"/>
            <w:szCs w:val="24"/>
          </w:rPr>
          <w:t>-</w:t>
        </w:r>
      </w:ins>
      <w:del w:id="15" w:author="José Manuel Aburto" w:date="2018-05-15T14:26:00Z">
        <w:r w:rsidR="007B3FE5" w:rsidRPr="000705D0" w:rsidDel="00B102EA">
          <w:rPr>
            <w:rFonts w:cstheme="minorHAnsi"/>
            <w:sz w:val="24"/>
            <w:szCs w:val="24"/>
          </w:rPr>
          <w:delText xml:space="preserve"> </w:delText>
        </w:r>
      </w:del>
      <w:r w:rsidR="007B3FE5" w:rsidRPr="000705D0">
        <w:rPr>
          <w:rFonts w:cstheme="minorHAnsi"/>
          <w:sz w:val="24"/>
          <w:szCs w:val="24"/>
        </w:rPr>
        <w:t>traffic ac</w:t>
      </w:r>
      <w:r w:rsidR="00A95089">
        <w:rPr>
          <w:rFonts w:cstheme="minorHAnsi"/>
          <w:sz w:val="24"/>
          <w:szCs w:val="24"/>
        </w:rPr>
        <w:t xml:space="preserve">cidents on longevity in Mexico </w:t>
      </w:r>
      <w:r w:rsidR="007B3FE5" w:rsidRPr="000705D0">
        <w:rPr>
          <w:rFonts w:cstheme="minorHAnsi"/>
          <w:sz w:val="24"/>
          <w:szCs w:val="24"/>
        </w:rPr>
        <w:t>during 1990-2015.</w:t>
      </w:r>
    </w:p>
    <w:p w14:paraId="6D850703" w14:textId="6ED29786" w:rsidR="00DC125C" w:rsidRPr="000705D0" w:rsidRDefault="00DC125C" w:rsidP="00E07741">
      <w:pPr>
        <w:jc w:val="both"/>
        <w:rPr>
          <w:rFonts w:cstheme="minorHAnsi"/>
          <w:b/>
          <w:sz w:val="24"/>
          <w:szCs w:val="24"/>
        </w:rPr>
      </w:pPr>
      <w:r w:rsidRPr="000705D0">
        <w:rPr>
          <w:rFonts w:cstheme="minorHAnsi"/>
          <w:b/>
          <w:sz w:val="24"/>
          <w:szCs w:val="24"/>
        </w:rPr>
        <w:t>Design</w:t>
      </w:r>
      <w:r w:rsidR="00B945F1">
        <w:rPr>
          <w:rFonts w:cstheme="minorHAnsi"/>
          <w:b/>
          <w:sz w:val="24"/>
          <w:szCs w:val="24"/>
        </w:rPr>
        <w:t>:</w:t>
      </w:r>
      <w:r w:rsidR="007B3FE5" w:rsidRPr="000705D0">
        <w:rPr>
          <w:rFonts w:cstheme="minorHAnsi"/>
          <w:b/>
          <w:sz w:val="24"/>
          <w:szCs w:val="24"/>
        </w:rPr>
        <w:t xml:space="preserve"> </w:t>
      </w:r>
      <w:r w:rsidR="007B3FE5" w:rsidRPr="000705D0">
        <w:rPr>
          <w:rFonts w:cstheme="minorHAnsi"/>
          <w:sz w:val="24"/>
          <w:szCs w:val="24"/>
        </w:rPr>
        <w:t>Retrospective</w:t>
      </w:r>
      <w:ins w:id="16" w:author="José Manuel Aburto" w:date="2018-05-04T15:28:00Z">
        <w:r w:rsidR="007B763B">
          <w:rPr>
            <w:rFonts w:cstheme="minorHAnsi"/>
            <w:sz w:val="24"/>
            <w:szCs w:val="24"/>
          </w:rPr>
          <w:t xml:space="preserve"> cross-sectional</w:t>
        </w:r>
      </w:ins>
      <w:r w:rsidR="007B3FE5" w:rsidRPr="000705D0">
        <w:rPr>
          <w:rFonts w:cstheme="minorHAnsi"/>
          <w:sz w:val="24"/>
          <w:szCs w:val="24"/>
        </w:rPr>
        <w:t xml:space="preserve"> demographic analysis using </w:t>
      </w:r>
      <w:del w:id="17" w:author="José Manuel Aburto" w:date="2018-05-15T14:27:00Z">
        <w:r w:rsidR="007B3FE5" w:rsidRPr="000705D0" w:rsidDel="00B102EA">
          <w:rPr>
            <w:rFonts w:cstheme="minorHAnsi"/>
            <w:sz w:val="24"/>
            <w:szCs w:val="24"/>
          </w:rPr>
          <w:delText xml:space="preserve">publicly available </w:delText>
        </w:r>
      </w:del>
      <w:r w:rsidR="007B3FE5" w:rsidRPr="000705D0">
        <w:rPr>
          <w:rFonts w:cstheme="minorHAnsi"/>
          <w:sz w:val="24"/>
          <w:szCs w:val="24"/>
        </w:rPr>
        <w:t>aggregated data.</w:t>
      </w:r>
    </w:p>
    <w:p w14:paraId="4AA07C5B" w14:textId="34235ADE" w:rsidR="00DC125C" w:rsidRPr="000705D0" w:rsidRDefault="00DC125C" w:rsidP="00E07741">
      <w:pPr>
        <w:jc w:val="both"/>
        <w:rPr>
          <w:rFonts w:cstheme="minorHAnsi"/>
          <w:b/>
          <w:sz w:val="24"/>
          <w:szCs w:val="24"/>
        </w:rPr>
      </w:pPr>
      <w:r w:rsidRPr="000705D0">
        <w:rPr>
          <w:rFonts w:cstheme="minorHAnsi"/>
          <w:b/>
          <w:sz w:val="24"/>
          <w:szCs w:val="24"/>
        </w:rPr>
        <w:t>Setting</w:t>
      </w:r>
      <w:r w:rsidR="00B945F1">
        <w:rPr>
          <w:rFonts w:cstheme="minorHAnsi"/>
          <w:b/>
          <w:sz w:val="24"/>
          <w:szCs w:val="24"/>
        </w:rPr>
        <w:t>:</w:t>
      </w:r>
      <w:r w:rsidR="007B3FE5" w:rsidRPr="000705D0">
        <w:rPr>
          <w:rFonts w:cstheme="minorHAnsi"/>
          <w:b/>
          <w:sz w:val="24"/>
          <w:szCs w:val="24"/>
        </w:rPr>
        <w:t xml:space="preserve"> </w:t>
      </w:r>
      <w:r w:rsidR="007B3FE5" w:rsidRPr="000705D0">
        <w:rPr>
          <w:rFonts w:cstheme="minorHAnsi"/>
          <w:sz w:val="24"/>
          <w:szCs w:val="24"/>
        </w:rPr>
        <w:t>Vital statistics from the Mexican civil registration system.</w:t>
      </w:r>
    </w:p>
    <w:p w14:paraId="6CC2F376" w14:textId="407B24B8" w:rsidR="00DC125C" w:rsidRPr="000705D0" w:rsidRDefault="00DC125C" w:rsidP="00E07741">
      <w:pPr>
        <w:jc w:val="both"/>
        <w:rPr>
          <w:rFonts w:cstheme="minorHAnsi"/>
          <w:b/>
          <w:sz w:val="24"/>
          <w:szCs w:val="24"/>
        </w:rPr>
      </w:pPr>
      <w:r w:rsidRPr="000705D0">
        <w:rPr>
          <w:rFonts w:cstheme="minorHAnsi"/>
          <w:b/>
          <w:sz w:val="24"/>
          <w:szCs w:val="24"/>
        </w:rPr>
        <w:t>Participants</w:t>
      </w:r>
      <w:r w:rsidR="00B945F1" w:rsidRPr="00597653">
        <w:rPr>
          <w:rFonts w:cstheme="minorHAnsi"/>
          <w:sz w:val="24"/>
          <w:szCs w:val="24"/>
        </w:rPr>
        <w:t>:</w:t>
      </w:r>
      <w:r w:rsidR="007B3FE5" w:rsidRPr="00597653">
        <w:rPr>
          <w:rFonts w:cstheme="minorHAnsi"/>
          <w:sz w:val="24"/>
          <w:szCs w:val="24"/>
        </w:rPr>
        <w:t xml:space="preserve"> </w:t>
      </w:r>
      <w:ins w:id="18" w:author="José Manuel Aburto" w:date="2018-05-01T22:27:00Z">
        <w:r w:rsidR="00597653" w:rsidRPr="00597653">
          <w:rPr>
            <w:rFonts w:cstheme="minorHAnsi"/>
            <w:sz w:val="24"/>
            <w:szCs w:val="24"/>
          </w:rPr>
          <w:t xml:space="preserve">Aggregated </w:t>
        </w:r>
      </w:ins>
      <w:ins w:id="19" w:author="José Manuel Aburto" w:date="2018-05-01T22:30:00Z">
        <w:r w:rsidR="00597653">
          <w:rPr>
            <w:rFonts w:cstheme="minorHAnsi"/>
            <w:sz w:val="24"/>
            <w:szCs w:val="24"/>
          </w:rPr>
          <w:t>national data (</w:t>
        </w:r>
      </w:ins>
      <w:ins w:id="20" w:author="José Manuel Aburto" w:date="2018-05-01T22:31:00Z">
        <w:r w:rsidR="00597653">
          <w:rPr>
            <w:rFonts w:cstheme="minorHAnsi"/>
            <w:sz w:val="24"/>
            <w:szCs w:val="24"/>
          </w:rPr>
          <w:t xml:space="preserve">from </w:t>
        </w:r>
      </w:ins>
      <w:ins w:id="21" w:author="José Manuel Aburto" w:date="2018-05-01T22:30:00Z">
        <w:r w:rsidR="00597653">
          <w:rPr>
            <w:rFonts w:cstheme="minorHAnsi"/>
            <w:sz w:val="24"/>
            <w:szCs w:val="24"/>
          </w:rPr>
          <w:t xml:space="preserve">91.2 </w:t>
        </w:r>
      </w:ins>
      <w:ins w:id="22" w:author="José Manuel Aburto" w:date="2018-05-01T22:32:00Z">
        <w:r w:rsidR="00AB7DB9">
          <w:rPr>
            <w:rFonts w:cstheme="minorHAnsi"/>
            <w:sz w:val="24"/>
            <w:szCs w:val="24"/>
          </w:rPr>
          <w:t>million people</w:t>
        </w:r>
      </w:ins>
      <w:ins w:id="23" w:author="José Manuel Aburto" w:date="2018-05-01T22:30:00Z">
        <w:r w:rsidR="00597653">
          <w:rPr>
            <w:rFonts w:cstheme="minorHAnsi"/>
            <w:sz w:val="24"/>
            <w:szCs w:val="24"/>
          </w:rPr>
          <w:t xml:space="preserve"> in 1995</w:t>
        </w:r>
      </w:ins>
      <w:ins w:id="24" w:author="José Manuel Aburto" w:date="2018-05-01T22:31:00Z">
        <w:r w:rsidR="00597653">
          <w:rPr>
            <w:rFonts w:cstheme="minorHAnsi"/>
            <w:sz w:val="24"/>
            <w:szCs w:val="24"/>
          </w:rPr>
          <w:t xml:space="preserve"> to </w:t>
        </w:r>
      </w:ins>
      <w:ins w:id="25" w:author="José Manuel Aburto" w:date="2018-05-01T22:27:00Z">
        <w:r w:rsidR="00597653" w:rsidRPr="00597653">
          <w:rPr>
            <w:rFonts w:cstheme="minorHAnsi"/>
            <w:sz w:val="24"/>
            <w:szCs w:val="24"/>
          </w:rPr>
          <w:t xml:space="preserve">119.9 </w:t>
        </w:r>
      </w:ins>
      <w:ins w:id="26" w:author="José Manuel Aburto" w:date="2018-05-01T22:29:00Z">
        <w:r w:rsidR="00597653">
          <w:rPr>
            <w:rFonts w:cstheme="minorHAnsi"/>
            <w:sz w:val="24"/>
            <w:szCs w:val="24"/>
          </w:rPr>
          <w:t>in 2015</w:t>
        </w:r>
      </w:ins>
      <w:ins w:id="27" w:author="José Manuel Aburto" w:date="2018-05-01T22:31:00Z">
        <w:r w:rsidR="00597653">
          <w:rPr>
            <w:rFonts w:cstheme="minorHAnsi"/>
            <w:sz w:val="24"/>
            <w:szCs w:val="24"/>
          </w:rPr>
          <w:t>)</w:t>
        </w:r>
      </w:ins>
      <w:ins w:id="28" w:author="José Manuel Aburto" w:date="2018-05-01T22:27:00Z">
        <w:r w:rsidR="00597653" w:rsidRPr="00597653">
          <w:rPr>
            <w:rFonts w:cstheme="minorHAnsi"/>
            <w:sz w:val="24"/>
            <w:szCs w:val="24"/>
          </w:rPr>
          <w:t xml:space="preserve"> grouped in</w:t>
        </w:r>
        <w:r w:rsidR="00597653">
          <w:rPr>
            <w:rFonts w:cstheme="minorHAnsi"/>
            <w:b/>
            <w:sz w:val="24"/>
            <w:szCs w:val="24"/>
          </w:rPr>
          <w:t xml:space="preserve"> </w:t>
        </w:r>
      </w:ins>
      <w:r w:rsidR="00A95089">
        <w:rPr>
          <w:rFonts w:cstheme="minorHAnsi"/>
          <w:sz w:val="24"/>
          <w:szCs w:val="24"/>
        </w:rPr>
        <w:t>64 populations (32 Mexican-</w:t>
      </w:r>
      <w:r w:rsidR="007B3FE5" w:rsidRPr="000705D0">
        <w:rPr>
          <w:rFonts w:cstheme="minorHAnsi"/>
          <w:sz w:val="24"/>
          <w:szCs w:val="24"/>
        </w:rPr>
        <w:t>states</w:t>
      </w:r>
      <w:ins w:id="29" w:author="José Manuel Aburto" w:date="2018-05-04T14:48:00Z">
        <w:r w:rsidR="00763342">
          <w:rPr>
            <w:rFonts w:cstheme="minorHAnsi"/>
            <w:sz w:val="24"/>
            <w:szCs w:val="24"/>
          </w:rPr>
          <w:t xml:space="preserve"> [including Mexico City]</w:t>
        </w:r>
      </w:ins>
      <w:r w:rsidR="007B3FE5" w:rsidRPr="000705D0">
        <w:rPr>
          <w:rFonts w:cstheme="minorHAnsi"/>
          <w:sz w:val="24"/>
          <w:szCs w:val="24"/>
        </w:rPr>
        <w:t xml:space="preserve"> by sex) with </w:t>
      </w:r>
      <w:ins w:id="30" w:author="José Manuel Aburto" w:date="2018-05-15T14:28:00Z">
        <w:r w:rsidR="00B102EA">
          <w:rPr>
            <w:rFonts w:cstheme="minorHAnsi"/>
            <w:sz w:val="24"/>
            <w:szCs w:val="24"/>
          </w:rPr>
          <w:t xml:space="preserve">cause-of-death </w:t>
        </w:r>
      </w:ins>
      <w:r w:rsidR="007B3FE5" w:rsidRPr="000705D0">
        <w:rPr>
          <w:rFonts w:cstheme="minorHAnsi"/>
          <w:sz w:val="24"/>
          <w:szCs w:val="24"/>
        </w:rPr>
        <w:t>data</w:t>
      </w:r>
      <w:del w:id="31" w:author="José Manuel Aburto" w:date="2018-05-15T14:29:00Z">
        <w:r w:rsidR="007B3FE5" w:rsidRPr="000705D0" w:rsidDel="00B102EA">
          <w:rPr>
            <w:rFonts w:cstheme="minorHAnsi"/>
            <w:sz w:val="24"/>
            <w:szCs w:val="24"/>
          </w:rPr>
          <w:delText xml:space="preserve"> on causes of death</w:delText>
        </w:r>
      </w:del>
      <w:r w:rsidR="007B3FE5" w:rsidRPr="000705D0">
        <w:rPr>
          <w:rFonts w:cstheme="minorHAnsi"/>
          <w:sz w:val="24"/>
          <w:szCs w:val="24"/>
        </w:rPr>
        <w:t>.</w:t>
      </w:r>
    </w:p>
    <w:p w14:paraId="7C703D39" w14:textId="6ED26A00" w:rsidR="00DC125C" w:rsidRPr="000705D0" w:rsidRDefault="00DC125C" w:rsidP="00E07741">
      <w:pPr>
        <w:jc w:val="both"/>
        <w:rPr>
          <w:rFonts w:cstheme="minorHAnsi"/>
          <w:b/>
          <w:sz w:val="24"/>
          <w:szCs w:val="24"/>
        </w:rPr>
      </w:pPr>
      <w:r w:rsidRPr="000705D0">
        <w:rPr>
          <w:rFonts w:cstheme="minorHAnsi"/>
          <w:b/>
          <w:sz w:val="24"/>
          <w:szCs w:val="24"/>
        </w:rPr>
        <w:t>Main outcome measures</w:t>
      </w:r>
      <w:r w:rsidR="00B945F1">
        <w:rPr>
          <w:rFonts w:cstheme="minorHAnsi"/>
          <w:b/>
          <w:sz w:val="24"/>
          <w:szCs w:val="24"/>
        </w:rPr>
        <w:t>:</w:t>
      </w:r>
      <w:r w:rsidR="007B3FE5" w:rsidRPr="000705D0">
        <w:rPr>
          <w:rFonts w:cstheme="minorHAnsi"/>
          <w:b/>
          <w:sz w:val="24"/>
          <w:szCs w:val="24"/>
        </w:rPr>
        <w:t xml:space="preserve"> </w:t>
      </w:r>
      <w:r w:rsidR="007B3FE5" w:rsidRPr="000705D0">
        <w:rPr>
          <w:rFonts w:cstheme="minorHAnsi"/>
          <w:sz w:val="24"/>
          <w:szCs w:val="24"/>
        </w:rPr>
        <w:t xml:space="preserve">Cause-specific contributions to </w:t>
      </w:r>
      <w:r w:rsidR="00A95089">
        <w:rPr>
          <w:rFonts w:cstheme="minorHAnsi"/>
          <w:sz w:val="24"/>
          <w:szCs w:val="24"/>
        </w:rPr>
        <w:t>the gap in life expectancy</w:t>
      </w:r>
      <w:r w:rsidR="008636B6" w:rsidRPr="000705D0">
        <w:rPr>
          <w:rFonts w:cstheme="minorHAnsi"/>
          <w:sz w:val="24"/>
          <w:szCs w:val="24"/>
        </w:rPr>
        <w:t xml:space="preserve"> in three age groups (0-</w:t>
      </w:r>
      <w:r w:rsidR="00A95089">
        <w:rPr>
          <w:rFonts w:cstheme="minorHAnsi"/>
          <w:sz w:val="24"/>
          <w:szCs w:val="24"/>
        </w:rPr>
        <w:t>14, 15-49 and 50-84) with a low-</w:t>
      </w:r>
      <w:r w:rsidR="008636B6" w:rsidRPr="000705D0">
        <w:rPr>
          <w:rFonts w:cstheme="minorHAnsi"/>
          <w:sz w:val="24"/>
          <w:szCs w:val="24"/>
        </w:rPr>
        <w:t>mortality</w:t>
      </w:r>
      <w:ins w:id="32" w:author="José Manuel Aburto" w:date="2018-05-15T14:29:00Z">
        <w:r w:rsidR="00B102EA">
          <w:rPr>
            <w:rFonts w:cstheme="minorHAnsi"/>
            <w:sz w:val="24"/>
            <w:szCs w:val="24"/>
          </w:rPr>
          <w:t>.</w:t>
        </w:r>
      </w:ins>
      <w:del w:id="33" w:author="José Manuel Aburto" w:date="2018-05-15T14:29:00Z">
        <w:r w:rsidR="008636B6" w:rsidRPr="000705D0" w:rsidDel="00B102EA">
          <w:rPr>
            <w:rFonts w:cstheme="minorHAnsi"/>
            <w:sz w:val="24"/>
            <w:szCs w:val="24"/>
          </w:rPr>
          <w:delText xml:space="preserve"> benchmark based on the lowest observed mortality in Mexico</w:delText>
        </w:r>
      </w:del>
      <w:del w:id="34" w:author="José Manuel Aburto" w:date="2018-05-15T14:32:00Z">
        <w:r w:rsidR="008636B6" w:rsidRPr="000705D0" w:rsidDel="009F52CE">
          <w:rPr>
            <w:rFonts w:cstheme="minorHAnsi"/>
            <w:sz w:val="24"/>
            <w:szCs w:val="24"/>
          </w:rPr>
          <w:delText>.</w:delText>
        </w:r>
      </w:del>
    </w:p>
    <w:p w14:paraId="44FDD1A7" w14:textId="7F012738" w:rsidR="00A71B09" w:rsidRPr="000705D0" w:rsidRDefault="00DC125C" w:rsidP="00E07741">
      <w:pPr>
        <w:jc w:val="both"/>
        <w:rPr>
          <w:rFonts w:cstheme="minorHAnsi"/>
          <w:b/>
          <w:sz w:val="24"/>
          <w:szCs w:val="24"/>
        </w:rPr>
      </w:pPr>
      <w:r w:rsidRPr="000705D0">
        <w:rPr>
          <w:rFonts w:cstheme="minorHAnsi"/>
          <w:b/>
          <w:sz w:val="24"/>
          <w:szCs w:val="24"/>
        </w:rPr>
        <w:t>Results</w:t>
      </w:r>
      <w:r w:rsidR="00B945F1">
        <w:rPr>
          <w:rFonts w:cstheme="minorHAnsi"/>
          <w:b/>
          <w:sz w:val="24"/>
          <w:szCs w:val="24"/>
        </w:rPr>
        <w:t>:</w:t>
      </w:r>
      <w:r w:rsidR="008636B6" w:rsidRPr="000705D0">
        <w:rPr>
          <w:rFonts w:cstheme="minorHAnsi"/>
          <w:b/>
          <w:sz w:val="24"/>
          <w:szCs w:val="24"/>
        </w:rPr>
        <w:t xml:space="preserve"> </w:t>
      </w:r>
      <w:r w:rsidR="008636B6" w:rsidRPr="000705D0">
        <w:rPr>
          <w:rFonts w:cstheme="minorHAnsi"/>
          <w:sz w:val="24"/>
          <w:szCs w:val="24"/>
        </w:rPr>
        <w:t xml:space="preserve">The population below age 15 shows improvements in survival. Average survival below </w:t>
      </w:r>
      <w:r w:rsidR="00E9011D" w:rsidRPr="000705D0">
        <w:rPr>
          <w:rFonts w:cstheme="minorHAnsi"/>
          <w:sz w:val="24"/>
          <w:szCs w:val="24"/>
        </w:rPr>
        <w:t xml:space="preserve">15 over states was 14.82 (95% confidence interval, 14.76 to </w:t>
      </w:r>
      <w:r w:rsidR="008636B6" w:rsidRPr="000705D0">
        <w:rPr>
          <w:rFonts w:cstheme="minorHAnsi"/>
          <w:sz w:val="24"/>
          <w:szCs w:val="24"/>
        </w:rPr>
        <w:t>14.88) and 14.78 years (14.70</w:t>
      </w:r>
      <w:r w:rsidR="00E9011D" w:rsidRPr="000705D0">
        <w:rPr>
          <w:rFonts w:cstheme="minorHAnsi"/>
          <w:sz w:val="24"/>
          <w:szCs w:val="24"/>
        </w:rPr>
        <w:t xml:space="preserve"> to </w:t>
      </w:r>
      <w:r w:rsidR="008636B6" w:rsidRPr="000705D0">
        <w:rPr>
          <w:rFonts w:cstheme="minorHAnsi"/>
          <w:sz w:val="24"/>
          <w:szCs w:val="24"/>
        </w:rPr>
        <w:t>14.86) in 2015, for females and males respectively. However, the adult population aged 15 to 49 shows deterioration among males after 2006 in almost every state due to an increas</w:t>
      </w:r>
      <w:ins w:id="35" w:author="José Manuel Aburto" w:date="2018-05-15T14:31:00Z">
        <w:r w:rsidR="00B102EA">
          <w:rPr>
            <w:rFonts w:cstheme="minorHAnsi"/>
            <w:sz w:val="24"/>
            <w:szCs w:val="24"/>
          </w:rPr>
          <w:t>ing</w:t>
        </w:r>
      </w:ins>
      <w:del w:id="36" w:author="José Manuel Aburto" w:date="2018-05-15T14:31:00Z">
        <w:r w:rsidR="008636B6" w:rsidRPr="000705D0" w:rsidDel="00B102EA">
          <w:rPr>
            <w:rFonts w:cstheme="minorHAnsi"/>
            <w:sz w:val="24"/>
            <w:szCs w:val="24"/>
          </w:rPr>
          <w:delText xml:space="preserve">e in </w:delText>
        </w:r>
      </w:del>
      <w:ins w:id="37" w:author="José Manuel Aburto" w:date="2018-05-15T14:31:00Z">
        <w:r w:rsidR="00B102EA">
          <w:rPr>
            <w:rFonts w:cstheme="minorHAnsi"/>
            <w:sz w:val="24"/>
            <w:szCs w:val="24"/>
          </w:rPr>
          <w:t xml:space="preserve"> </w:t>
        </w:r>
      </w:ins>
      <w:r w:rsidR="008636B6" w:rsidRPr="000705D0">
        <w:rPr>
          <w:rFonts w:cstheme="minorHAnsi"/>
          <w:sz w:val="24"/>
          <w:szCs w:val="24"/>
        </w:rPr>
        <w:t>homicides and a slow recovery thereafter. Out of 35 potential years, females and males live on average 34.57 (34.48</w:t>
      </w:r>
      <w:r w:rsidR="00E9011D" w:rsidRPr="000705D0">
        <w:rPr>
          <w:rFonts w:cstheme="minorHAnsi"/>
          <w:sz w:val="24"/>
          <w:szCs w:val="24"/>
        </w:rPr>
        <w:t xml:space="preserve"> to </w:t>
      </w:r>
      <w:r w:rsidR="008636B6" w:rsidRPr="000705D0">
        <w:rPr>
          <w:rFonts w:cstheme="minorHAnsi"/>
          <w:sz w:val="24"/>
          <w:szCs w:val="24"/>
        </w:rPr>
        <w:t>34.67) and 33.80 (33.34</w:t>
      </w:r>
      <w:r w:rsidR="00E9011D" w:rsidRPr="000705D0">
        <w:rPr>
          <w:rFonts w:cstheme="minorHAnsi"/>
          <w:sz w:val="24"/>
          <w:szCs w:val="24"/>
        </w:rPr>
        <w:t xml:space="preserve"> to </w:t>
      </w:r>
      <w:r w:rsidR="008636B6" w:rsidRPr="000705D0">
        <w:rPr>
          <w:rFonts w:cstheme="minorHAnsi"/>
          <w:sz w:val="24"/>
          <w:szCs w:val="24"/>
        </w:rPr>
        <w:t>34.27), respectively. Adults aged 50 to 84 show an unexpected decrease in the low mortality benchmark, indicating nationwide deterioration in both females and males with average survival of 28.59 (27.43</w:t>
      </w:r>
      <w:r w:rsidR="00E9011D" w:rsidRPr="000705D0">
        <w:rPr>
          <w:rFonts w:cstheme="minorHAnsi"/>
          <w:sz w:val="24"/>
          <w:szCs w:val="24"/>
        </w:rPr>
        <w:t xml:space="preserve"> to </w:t>
      </w:r>
      <w:r w:rsidR="008636B6" w:rsidRPr="000705D0">
        <w:rPr>
          <w:rFonts w:cstheme="minorHAnsi"/>
          <w:sz w:val="24"/>
          <w:szCs w:val="24"/>
        </w:rPr>
        <w:t>29.75) and 26.52 (25.33</w:t>
      </w:r>
      <w:r w:rsidR="00E9011D" w:rsidRPr="000705D0">
        <w:rPr>
          <w:rFonts w:cstheme="minorHAnsi"/>
          <w:sz w:val="24"/>
          <w:szCs w:val="24"/>
        </w:rPr>
        <w:t xml:space="preserve"> to </w:t>
      </w:r>
      <w:r w:rsidR="008636B6" w:rsidRPr="000705D0">
        <w:rPr>
          <w:rFonts w:cstheme="minorHAnsi"/>
          <w:sz w:val="24"/>
          <w:szCs w:val="24"/>
        </w:rPr>
        <w:t>27.73) out of 35, respectively. State gaps from the benchmark were mainly caused by ischemic heart diseases, diabetes, cirrhosis and homicides. We find large health disparities between states, particularly for the adult population after 2005.</w:t>
      </w:r>
    </w:p>
    <w:p w14:paraId="47B1A072" w14:textId="7939C414" w:rsidR="00DC125C" w:rsidRPr="000705D0" w:rsidRDefault="00DC125C" w:rsidP="00E07741">
      <w:pPr>
        <w:jc w:val="both"/>
        <w:rPr>
          <w:rFonts w:cstheme="minorHAnsi"/>
          <w:sz w:val="24"/>
          <w:szCs w:val="24"/>
        </w:rPr>
      </w:pPr>
      <w:r w:rsidRPr="000705D0">
        <w:rPr>
          <w:rFonts w:cstheme="minorHAnsi"/>
          <w:b/>
          <w:sz w:val="24"/>
          <w:szCs w:val="24"/>
        </w:rPr>
        <w:t>Conclusions</w:t>
      </w:r>
      <w:r w:rsidR="00B945F1">
        <w:rPr>
          <w:rFonts w:cstheme="minorHAnsi"/>
          <w:b/>
          <w:sz w:val="24"/>
          <w:szCs w:val="24"/>
        </w:rPr>
        <w:t>:</w:t>
      </w:r>
      <w:r w:rsidR="008636B6" w:rsidRPr="000705D0">
        <w:rPr>
          <w:rFonts w:cstheme="minorHAnsi"/>
          <w:b/>
          <w:sz w:val="24"/>
          <w:szCs w:val="24"/>
        </w:rPr>
        <w:t xml:space="preserve"> </w:t>
      </w:r>
      <w:r w:rsidR="008636B6" w:rsidRPr="000705D0">
        <w:rPr>
          <w:rFonts w:cstheme="minorHAnsi"/>
          <w:sz w:val="24"/>
          <w:szCs w:val="24"/>
        </w:rPr>
        <w:t xml:space="preserve">Mexico has succeeded in reducing mortality and between-state inequalities in children. However, the adult population is becoming vulnerable as it has not been able to reduce the burden of conditions amenable to health services and </w:t>
      </w:r>
      <w:r w:rsidR="00A95089">
        <w:rPr>
          <w:rFonts w:cstheme="minorHAnsi"/>
          <w:sz w:val="24"/>
          <w:szCs w:val="24"/>
        </w:rPr>
        <w:t>violence</w:t>
      </w:r>
      <w:r w:rsidR="008636B6" w:rsidRPr="000705D0">
        <w:rPr>
          <w:rFonts w:cstheme="minorHAnsi"/>
          <w:sz w:val="24"/>
          <w:szCs w:val="24"/>
        </w:rPr>
        <w:t>. This has led to large health disparities between Mexican states in the last 25 years.</w:t>
      </w:r>
    </w:p>
    <w:p w14:paraId="05991498" w14:textId="71ACA9C8" w:rsidR="00AB7DB9" w:rsidRDefault="00AB7DB9">
      <w:pPr>
        <w:rPr>
          <w:ins w:id="38" w:author="José Manuel Aburto" w:date="2018-05-01T22:37:00Z"/>
          <w:rFonts w:cstheme="minorHAnsi"/>
          <w:b/>
          <w:sz w:val="24"/>
          <w:szCs w:val="24"/>
        </w:rPr>
      </w:pPr>
      <w:ins w:id="39" w:author="José Manuel Aburto" w:date="2018-05-01T22:37:00Z">
        <w:r>
          <w:rPr>
            <w:rFonts w:cstheme="minorHAnsi"/>
            <w:b/>
            <w:sz w:val="24"/>
            <w:szCs w:val="24"/>
          </w:rPr>
          <w:br w:type="page"/>
        </w:r>
      </w:ins>
    </w:p>
    <w:p w14:paraId="07FA60B6" w14:textId="793DFA57" w:rsidR="00CC092F" w:rsidRDefault="00AB7DB9" w:rsidP="00CC092F">
      <w:pPr>
        <w:jc w:val="both"/>
        <w:rPr>
          <w:rFonts w:cstheme="minorHAnsi"/>
          <w:b/>
          <w:sz w:val="24"/>
          <w:szCs w:val="24"/>
        </w:rPr>
      </w:pPr>
      <w:r w:rsidRPr="000705D0">
        <w:rPr>
          <w:rFonts w:cstheme="minorHAnsi"/>
          <w:b/>
          <w:noProof/>
          <w:sz w:val="24"/>
          <w:szCs w:val="24"/>
        </w:rPr>
        <w:lastRenderedPageBreak/>
        <mc:AlternateContent>
          <mc:Choice Requires="wps">
            <w:drawing>
              <wp:anchor distT="45720" distB="45720" distL="114300" distR="114300" simplePos="0" relativeHeight="251658240" behindDoc="1" locked="0" layoutInCell="1" allowOverlap="1" wp14:anchorId="3705A011" wp14:editId="50D2E40F">
                <wp:simplePos x="0" y="0"/>
                <wp:positionH relativeFrom="margin">
                  <wp:posOffset>-3175</wp:posOffset>
                </wp:positionH>
                <wp:positionV relativeFrom="paragraph">
                  <wp:posOffset>88900</wp:posOffset>
                </wp:positionV>
                <wp:extent cx="5958840" cy="3380740"/>
                <wp:effectExtent l="0" t="0" r="22860" b="10160"/>
                <wp:wrapThrough wrapText="bothSides">
                  <wp:wrapPolygon edited="0">
                    <wp:start x="0" y="0"/>
                    <wp:lineTo x="0" y="21543"/>
                    <wp:lineTo x="21614" y="21543"/>
                    <wp:lineTo x="21614"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840" cy="3380740"/>
                        </a:xfrm>
                        <a:prstGeom prst="rect">
                          <a:avLst/>
                        </a:prstGeom>
                        <a:solidFill>
                          <a:srgbClr val="FFFFFF"/>
                        </a:solidFill>
                        <a:ln w="9525">
                          <a:solidFill>
                            <a:srgbClr val="000000"/>
                          </a:solidFill>
                          <a:miter lim="800000"/>
                          <a:headEnd/>
                          <a:tailEnd/>
                        </a:ln>
                      </wps:spPr>
                      <wps:txbx>
                        <w:txbxContent>
                          <w:p w14:paraId="43CDFFD4" w14:textId="334EE45C" w:rsidR="001A786D" w:rsidRDefault="00565F78" w:rsidP="00DD55AC">
                            <w:pPr>
                              <w:rPr>
                                <w:rFonts w:cstheme="minorHAnsi"/>
                                <w:b/>
                                <w:sz w:val="24"/>
                                <w:szCs w:val="24"/>
                              </w:rPr>
                            </w:pPr>
                            <w:r>
                              <w:rPr>
                                <w:rFonts w:cstheme="minorHAnsi"/>
                                <w:b/>
                                <w:sz w:val="24"/>
                                <w:szCs w:val="24"/>
                              </w:rPr>
                              <w:t>Strengths and limitations of this study</w:t>
                            </w:r>
                          </w:p>
                          <w:p w14:paraId="713D8B8F" w14:textId="1FD0ACAD" w:rsidR="004716F7" w:rsidRPr="00C4554F" w:rsidRDefault="001A786D" w:rsidP="004716F7">
                            <w:pPr>
                              <w:pStyle w:val="ListParagraph"/>
                              <w:numPr>
                                <w:ilvl w:val="0"/>
                                <w:numId w:val="11"/>
                              </w:numPr>
                              <w:rPr>
                                <w:rFonts w:cstheme="minorHAnsi"/>
                                <w:sz w:val="24"/>
                                <w:szCs w:val="24"/>
                              </w:rPr>
                            </w:pPr>
                            <w:del w:id="40" w:author="José Manuel Aburto" w:date="2018-05-01T22:36:00Z">
                              <w:r w:rsidRPr="004716F7" w:rsidDel="00AB7DB9">
                                <w:rPr>
                                  <w:rFonts w:cstheme="minorHAnsi"/>
                                  <w:sz w:val="24"/>
                                  <w:szCs w:val="24"/>
                                </w:rPr>
                                <w:delText>In the second half of the twentieth century Mexico experienced great progress in reducing mortality</w:delText>
                              </w:r>
                              <w:r w:rsidR="004716F7" w:rsidDel="00AB7DB9">
                                <w:rPr>
                                  <w:rFonts w:cstheme="minorHAnsi"/>
                                  <w:sz w:val="24"/>
                                  <w:szCs w:val="24"/>
                                </w:rPr>
                                <w:delText xml:space="preserve"> at early ages, but homicides rates more than doubled after 2005</w:delText>
                              </w:r>
                            </w:del>
                            <w:ins w:id="41" w:author="José Manuel Aburto" w:date="2018-05-01T22:36:00Z">
                              <w:r w:rsidR="00AB7DB9">
                                <w:rPr>
                                  <w:rFonts w:cstheme="minorHAnsi"/>
                                  <w:sz w:val="24"/>
                                  <w:szCs w:val="24"/>
                                </w:rPr>
                                <w:t>We analyze nine cause-of-death groups using the concept of avoidable/amenable mortality that enables us to capture recent changes in mortality in Mexico</w:t>
                              </w:r>
                            </w:ins>
                            <w:r w:rsidR="004716F7">
                              <w:rPr>
                                <w:rFonts w:cstheme="minorHAnsi"/>
                                <w:sz w:val="24"/>
                                <w:szCs w:val="24"/>
                              </w:rPr>
                              <w:t>.</w:t>
                            </w:r>
                          </w:p>
                          <w:p w14:paraId="4D6C4A09" w14:textId="24AA330C" w:rsidR="004716F7" w:rsidRPr="00C4554F" w:rsidRDefault="004716F7" w:rsidP="00C4554F">
                            <w:pPr>
                              <w:pStyle w:val="ListParagraph"/>
                              <w:numPr>
                                <w:ilvl w:val="0"/>
                                <w:numId w:val="11"/>
                              </w:numPr>
                              <w:rPr>
                                <w:rFonts w:cstheme="minorHAnsi"/>
                                <w:sz w:val="24"/>
                                <w:szCs w:val="24"/>
                              </w:rPr>
                            </w:pPr>
                            <w:r>
                              <w:rPr>
                                <w:rFonts w:cstheme="minorHAnsi"/>
                                <w:sz w:val="24"/>
                                <w:szCs w:val="24"/>
                              </w:rPr>
                              <w:t>We introduce a methodology to quantify the impact of medically amenable mortality and behavior related conditions on life expectancy relative to a low mortality benchmark.</w:t>
                            </w:r>
                          </w:p>
                          <w:p w14:paraId="3075270E" w14:textId="7A19138D" w:rsidR="00C4554F" w:rsidRDefault="00C4554F" w:rsidP="00C4554F">
                            <w:pPr>
                              <w:pStyle w:val="ListParagraph"/>
                              <w:numPr>
                                <w:ilvl w:val="0"/>
                                <w:numId w:val="11"/>
                              </w:numPr>
                              <w:rPr>
                                <w:rFonts w:cstheme="minorHAnsi"/>
                                <w:sz w:val="24"/>
                                <w:szCs w:val="24"/>
                              </w:rPr>
                            </w:pPr>
                            <w:r w:rsidRPr="00C4554F">
                              <w:rPr>
                                <w:rFonts w:cstheme="minorHAnsi"/>
                                <w:sz w:val="24"/>
                                <w:szCs w:val="24"/>
                              </w:rPr>
                              <w:t>We analyze patterns in life expectancy for different age groups over time</w:t>
                            </w:r>
                            <w:r>
                              <w:rPr>
                                <w:rFonts w:cstheme="minorHAnsi"/>
                                <w:sz w:val="24"/>
                                <w:szCs w:val="24"/>
                              </w:rPr>
                              <w:t xml:space="preserve"> (1995-2015)</w:t>
                            </w:r>
                            <w:r w:rsidRPr="00C4554F">
                              <w:rPr>
                                <w:rFonts w:cstheme="minorHAnsi"/>
                                <w:sz w:val="24"/>
                                <w:szCs w:val="24"/>
                              </w:rPr>
                              <w:t xml:space="preserve"> and simultaneously account for changes in causes of death and inequality between </w:t>
                            </w:r>
                            <w:r>
                              <w:rPr>
                                <w:rFonts w:cstheme="minorHAnsi"/>
                                <w:sz w:val="24"/>
                                <w:szCs w:val="24"/>
                              </w:rPr>
                              <w:t>states</w:t>
                            </w:r>
                            <w:r w:rsidRPr="00C4554F">
                              <w:rPr>
                                <w:rFonts w:cstheme="minorHAnsi"/>
                                <w:sz w:val="24"/>
                                <w:szCs w:val="24"/>
                              </w:rPr>
                              <w:t xml:space="preserve"> that have undergone major social and public health transitions.</w:t>
                            </w:r>
                          </w:p>
                          <w:p w14:paraId="2F10061B" w14:textId="2561FC8B" w:rsidR="00C4554F" w:rsidRPr="00C4554F" w:rsidRDefault="00C4554F" w:rsidP="00C4554F">
                            <w:pPr>
                              <w:pStyle w:val="ListParagraph"/>
                              <w:numPr>
                                <w:ilvl w:val="0"/>
                                <w:numId w:val="11"/>
                              </w:numPr>
                              <w:rPr>
                                <w:rFonts w:cstheme="minorHAnsi"/>
                                <w:sz w:val="24"/>
                                <w:szCs w:val="24"/>
                              </w:rPr>
                            </w:pPr>
                            <w:r w:rsidRPr="00C4554F">
                              <w:rPr>
                                <w:rFonts w:cstheme="minorHAnsi"/>
                                <w:sz w:val="24"/>
                                <w:szCs w:val="24"/>
                              </w:rPr>
                              <w:t>Mortality data from Mexico are likely to present inaccuracies in cause-of-death classification due to comorbidities, particularly at older ages.</w:t>
                            </w:r>
                          </w:p>
                          <w:p w14:paraId="3B222A14" w14:textId="698251B6" w:rsidR="00C4554F" w:rsidRPr="00C4554F" w:rsidRDefault="00C4554F" w:rsidP="00C4554F">
                            <w:pPr>
                              <w:pStyle w:val="ListParagraph"/>
                              <w:numPr>
                                <w:ilvl w:val="0"/>
                                <w:numId w:val="11"/>
                              </w:numPr>
                              <w:rPr>
                                <w:rFonts w:cstheme="minorHAnsi"/>
                                <w:sz w:val="24"/>
                                <w:szCs w:val="24"/>
                              </w:rPr>
                            </w:pPr>
                            <w:r w:rsidRPr="00C4554F">
                              <w:rPr>
                                <w:rFonts w:cstheme="minorHAnsi"/>
                                <w:sz w:val="24"/>
                                <w:szCs w:val="24"/>
                              </w:rPr>
                              <w:t>Our estimates regarding homicide mortality are likely to be underestimated due to inaccurate practices regarding counting, reporting, and due to the large number of missing individuals in Mexico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05A011" id="_x0000_t202" coordsize="21600,21600" o:spt="202" path="m,l,21600r21600,l21600,xe">
                <v:stroke joinstyle="miter"/>
                <v:path gradientshapeok="t" o:connecttype="rect"/>
              </v:shapetype>
              <v:shape id="Text Box 2" o:spid="_x0000_s1026" type="#_x0000_t202" style="position:absolute;left:0;text-align:left;margin-left:-.25pt;margin-top:7pt;width:469.2pt;height:266.2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">
                <v:textbox>
                  <w:txbxContent>
                    <w:p w14:paraId="43CDFFD4" w14:textId="334EE45C" w:rsidR="001A786D" w:rsidRDefault="00565F78" w:rsidP="00DD55AC">
                      <w:pPr>
                        <w:rPr>
                          <w:rFonts w:cstheme="minorHAnsi"/>
                          <w:b/>
                          <w:sz w:val="24"/>
                          <w:szCs w:val="24"/>
                        </w:rPr>
                      </w:pPr>
                      <w:r>
                        <w:rPr>
                          <w:rFonts w:cstheme="minorHAnsi"/>
                          <w:b/>
                          <w:sz w:val="24"/>
                          <w:szCs w:val="24"/>
                        </w:rPr>
                        <w:t>Strengths and limitations of this study</w:t>
                      </w:r>
                    </w:p>
                    <w:p w14:paraId="713D8B8F" w14:textId="1FD0ACAD" w:rsidR="004716F7" w:rsidRPr="00C4554F" w:rsidRDefault="001A786D" w:rsidP="004716F7">
                      <w:pPr>
                        <w:pStyle w:val="ListParagraph"/>
                        <w:numPr>
                          <w:ilvl w:val="0"/>
                          <w:numId w:val="11"/>
                        </w:numPr>
                        <w:rPr>
                          <w:rFonts w:cstheme="minorHAnsi"/>
                          <w:sz w:val="24"/>
                          <w:szCs w:val="24"/>
                        </w:rPr>
                      </w:pPr>
                      <w:del w:id="42" w:author="José Manuel Aburto" w:date="2018-05-01T22:36:00Z">
                        <w:r w:rsidRPr="004716F7" w:rsidDel="00AB7DB9">
                          <w:rPr>
                            <w:rFonts w:cstheme="minorHAnsi"/>
                            <w:sz w:val="24"/>
                            <w:szCs w:val="24"/>
                          </w:rPr>
                          <w:delText>In the second half of the twentieth century Mexico experienced great progress in reducing mortality</w:delText>
                        </w:r>
                        <w:r w:rsidR="004716F7" w:rsidDel="00AB7DB9">
                          <w:rPr>
                            <w:rFonts w:cstheme="minorHAnsi"/>
                            <w:sz w:val="24"/>
                            <w:szCs w:val="24"/>
                          </w:rPr>
                          <w:delText xml:space="preserve"> at early ages, but homicides rates more than doubled after 2005</w:delText>
                        </w:r>
                      </w:del>
                      <w:ins w:id="43" w:author="José Manuel Aburto" w:date="2018-05-01T22:36:00Z">
                        <w:r w:rsidR="00AB7DB9">
                          <w:rPr>
                            <w:rFonts w:cstheme="minorHAnsi"/>
                            <w:sz w:val="24"/>
                            <w:szCs w:val="24"/>
                          </w:rPr>
                          <w:t>We analyze nine cause-of-death groups using the concept of avoidable/amenable mortality that enables us to capture recent changes in mortality in Mexico</w:t>
                        </w:r>
                      </w:ins>
                      <w:r w:rsidR="004716F7">
                        <w:rPr>
                          <w:rFonts w:cstheme="minorHAnsi"/>
                          <w:sz w:val="24"/>
                          <w:szCs w:val="24"/>
                        </w:rPr>
                        <w:t>.</w:t>
                      </w:r>
                    </w:p>
                    <w:p w14:paraId="4D6C4A09" w14:textId="24AA330C" w:rsidR="004716F7" w:rsidRPr="00C4554F" w:rsidRDefault="004716F7" w:rsidP="00C4554F">
                      <w:pPr>
                        <w:pStyle w:val="ListParagraph"/>
                        <w:numPr>
                          <w:ilvl w:val="0"/>
                          <w:numId w:val="11"/>
                        </w:numPr>
                        <w:rPr>
                          <w:rFonts w:cstheme="minorHAnsi"/>
                          <w:sz w:val="24"/>
                          <w:szCs w:val="24"/>
                        </w:rPr>
                      </w:pPr>
                      <w:r>
                        <w:rPr>
                          <w:rFonts w:cstheme="minorHAnsi"/>
                          <w:sz w:val="24"/>
                          <w:szCs w:val="24"/>
                        </w:rPr>
                        <w:t>We introduce a methodology to quantify the impact of medically amenable mortality and behavior related conditions on life expectancy relative to a low mortality benchmark.</w:t>
                      </w:r>
                    </w:p>
                    <w:p w14:paraId="3075270E" w14:textId="7A19138D" w:rsidR="00C4554F" w:rsidRDefault="00C4554F" w:rsidP="00C4554F">
                      <w:pPr>
                        <w:pStyle w:val="ListParagraph"/>
                        <w:numPr>
                          <w:ilvl w:val="0"/>
                          <w:numId w:val="11"/>
                        </w:numPr>
                        <w:rPr>
                          <w:rFonts w:cstheme="minorHAnsi"/>
                          <w:sz w:val="24"/>
                          <w:szCs w:val="24"/>
                        </w:rPr>
                      </w:pPr>
                      <w:r w:rsidRPr="00C4554F">
                        <w:rPr>
                          <w:rFonts w:cstheme="minorHAnsi"/>
                          <w:sz w:val="24"/>
                          <w:szCs w:val="24"/>
                        </w:rPr>
                        <w:t>We analyze patterns in life expectancy for different age groups over time</w:t>
                      </w:r>
                      <w:r>
                        <w:rPr>
                          <w:rFonts w:cstheme="minorHAnsi"/>
                          <w:sz w:val="24"/>
                          <w:szCs w:val="24"/>
                        </w:rPr>
                        <w:t xml:space="preserve"> (1995-2015)</w:t>
                      </w:r>
                      <w:r w:rsidRPr="00C4554F">
                        <w:rPr>
                          <w:rFonts w:cstheme="minorHAnsi"/>
                          <w:sz w:val="24"/>
                          <w:szCs w:val="24"/>
                        </w:rPr>
                        <w:t xml:space="preserve"> and simultaneously account for changes in causes of death and inequality between </w:t>
                      </w:r>
                      <w:r>
                        <w:rPr>
                          <w:rFonts w:cstheme="minorHAnsi"/>
                          <w:sz w:val="24"/>
                          <w:szCs w:val="24"/>
                        </w:rPr>
                        <w:t>states</w:t>
                      </w:r>
                      <w:r w:rsidRPr="00C4554F">
                        <w:rPr>
                          <w:rFonts w:cstheme="minorHAnsi"/>
                          <w:sz w:val="24"/>
                          <w:szCs w:val="24"/>
                        </w:rPr>
                        <w:t xml:space="preserve"> that have undergone major social and public health transitions.</w:t>
                      </w:r>
                    </w:p>
                    <w:p w14:paraId="2F10061B" w14:textId="2561FC8B" w:rsidR="00C4554F" w:rsidRPr="00C4554F" w:rsidRDefault="00C4554F" w:rsidP="00C4554F">
                      <w:pPr>
                        <w:pStyle w:val="ListParagraph"/>
                        <w:numPr>
                          <w:ilvl w:val="0"/>
                          <w:numId w:val="11"/>
                        </w:numPr>
                        <w:rPr>
                          <w:rFonts w:cstheme="minorHAnsi"/>
                          <w:sz w:val="24"/>
                          <w:szCs w:val="24"/>
                        </w:rPr>
                      </w:pPr>
                      <w:r w:rsidRPr="00C4554F">
                        <w:rPr>
                          <w:rFonts w:cstheme="minorHAnsi"/>
                          <w:sz w:val="24"/>
                          <w:szCs w:val="24"/>
                        </w:rPr>
                        <w:t>Mortality data from Mexico are likely to present inaccuracies in cause-of-death classification due to comorbidities, particularly at older ages.</w:t>
                      </w:r>
                    </w:p>
                    <w:p w14:paraId="3B222A14" w14:textId="698251B6" w:rsidR="00C4554F" w:rsidRPr="00C4554F" w:rsidRDefault="00C4554F" w:rsidP="00C4554F">
                      <w:pPr>
                        <w:pStyle w:val="ListParagraph"/>
                        <w:numPr>
                          <w:ilvl w:val="0"/>
                          <w:numId w:val="11"/>
                        </w:numPr>
                        <w:rPr>
                          <w:rFonts w:cstheme="minorHAnsi"/>
                          <w:sz w:val="24"/>
                          <w:szCs w:val="24"/>
                        </w:rPr>
                      </w:pPr>
                      <w:r w:rsidRPr="00C4554F">
                        <w:rPr>
                          <w:rFonts w:cstheme="minorHAnsi"/>
                          <w:sz w:val="24"/>
                          <w:szCs w:val="24"/>
                        </w:rPr>
                        <w:t>Our estimates regarding homicide mortality are likely to be underestimated due to inaccurate practices regarding counting, reporting, and due to the large number of missing individuals in Mexico</w:t>
                      </w:r>
                    </w:p>
                  </w:txbxContent>
                </v:textbox>
                <w10:wrap type="through" anchorx="margin"/>
              </v:shape>
            </w:pict>
          </mc:Fallback>
        </mc:AlternateContent>
      </w:r>
    </w:p>
    <w:p w14:paraId="1BD1657F" w14:textId="3823CF47" w:rsidR="00942E7C" w:rsidRPr="000705D0" w:rsidRDefault="002F5D5E" w:rsidP="00CC092F">
      <w:pPr>
        <w:jc w:val="both"/>
        <w:rPr>
          <w:rFonts w:cstheme="minorHAnsi"/>
          <w:b/>
          <w:sz w:val="24"/>
          <w:szCs w:val="24"/>
        </w:rPr>
      </w:pPr>
      <w:r w:rsidRPr="000705D0">
        <w:rPr>
          <w:rFonts w:cstheme="minorHAnsi"/>
          <w:b/>
          <w:sz w:val="24"/>
          <w:szCs w:val="24"/>
        </w:rPr>
        <w:t>Introduction</w:t>
      </w:r>
    </w:p>
    <w:p w14:paraId="3D47177E" w14:textId="77E05C01" w:rsidR="002F5D5E" w:rsidRPr="000705D0" w:rsidRDefault="002F5D5E" w:rsidP="00E07741">
      <w:pPr>
        <w:jc w:val="both"/>
        <w:rPr>
          <w:rFonts w:cstheme="minorHAnsi"/>
          <w:sz w:val="24"/>
          <w:szCs w:val="24"/>
        </w:rPr>
      </w:pPr>
    </w:p>
    <w:p w14:paraId="125B3A33" w14:textId="0D6510B0"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The second half of the 20th century was marked by sizable improvements in mortality, living conditions, and health in most Latin American countries</w:t>
      </w:r>
      <w:r w:rsidR="00BE74EB" w:rsidRPr="000705D0">
        <w:rPr>
          <w:rFonts w:cstheme="minorHAnsi"/>
          <w:sz w:val="24"/>
          <w:szCs w:val="24"/>
        </w:rPr>
        <w:t>.</w:t>
      </w:r>
      <w:r w:rsidR="000B12E8" w:rsidRPr="000705D0">
        <w:rPr>
          <w:rFonts w:cstheme="minorHAnsi"/>
          <w:sz w:val="24"/>
          <w:szCs w:val="24"/>
        </w:rPr>
        <w:fldChar w:fldCharType="begin"/>
      </w:r>
      <w:r w:rsidR="006E3023" w:rsidRPr="000705D0">
        <w:rPr>
          <w:rFonts w:cstheme="minorHAnsi"/>
          <w:sz w:val="24"/>
          <w:szCs w:val="24"/>
        </w:rPr>
        <w:instrText xml:space="preserve"> ADDIN EN.CITE &lt;EndNote&gt;&lt;Cite&gt;&lt;Author&gt;Organization&lt;/Author&gt;&lt;Year&gt;2000&lt;/Year&gt;&lt;RecNum&gt;1&lt;/RecNum&gt;&lt;DisplayText&gt;&lt;style face="superscript"&gt;1&lt;/style&gt;&lt;/DisplayText&gt;&lt;record&gt;&lt;rec-number&gt;1&lt;/rec-number&gt;&lt;foreign-keys&gt;&lt;key app="EN" db-id="2drptdvw2z50v6eazt65rd5ztfwzpewt2at9" timestamp="1515177957"&gt;1&lt;/key&gt;&lt;/foreign-keys&gt;&lt;ref-type name="Book"&gt;6&lt;/ref-type&gt;&lt;contributors&gt;&lt;authors&gt;&lt;author&gt;World Health Organization,&lt;/author&gt;&lt;/authors&gt;&lt;/contributors&gt;&lt;titles&gt;&lt;title&gt;The world health report 2000: health systems: improving performance&lt;/title&gt;&lt;/titles&gt;&lt;dates&gt;&lt;year&gt;2000&lt;/year&gt;&lt;/dates&gt;&lt;publisher&gt;World Health Organization&lt;/publisher&gt;&lt;isbn&gt;924156198X&lt;/isbn&gt;&lt;urls&gt;&lt;/urls&gt;&lt;/record&gt;&lt;/Cite&gt;&lt;/EndNote&gt;</w:instrText>
      </w:r>
      <w:r w:rsidR="000B12E8" w:rsidRPr="000705D0">
        <w:rPr>
          <w:rFonts w:cstheme="minorHAnsi"/>
          <w:sz w:val="24"/>
          <w:szCs w:val="24"/>
        </w:rPr>
        <w:fldChar w:fldCharType="separate"/>
      </w:r>
      <w:r w:rsidR="00BE74EB" w:rsidRPr="000705D0">
        <w:rPr>
          <w:rFonts w:cstheme="minorHAnsi"/>
          <w:noProof/>
          <w:sz w:val="24"/>
          <w:szCs w:val="24"/>
          <w:vertAlign w:val="superscript"/>
        </w:rPr>
        <w:t>1</w:t>
      </w:r>
      <w:r w:rsidR="000B12E8" w:rsidRPr="000705D0">
        <w:rPr>
          <w:rFonts w:cstheme="minorHAnsi"/>
          <w:sz w:val="24"/>
          <w:szCs w:val="24"/>
        </w:rPr>
        <w:fldChar w:fldCharType="end"/>
      </w:r>
      <w:r w:rsidR="00227CA3" w:rsidRPr="000705D0">
        <w:rPr>
          <w:rFonts w:cstheme="minorHAnsi"/>
          <w:sz w:val="24"/>
          <w:szCs w:val="24"/>
        </w:rPr>
        <w:t xml:space="preserve"> </w:t>
      </w:r>
      <w:r w:rsidRPr="000705D0">
        <w:rPr>
          <w:rFonts w:cstheme="minorHAnsi"/>
          <w:sz w:val="24"/>
          <w:szCs w:val="24"/>
        </w:rPr>
        <w:t>In Mexico, these improvements have slowed down recently due to opposing trends in particular causes of death. For instance, homicide and diabetes increased during the first decade of the 2000's, even as infectious and</w:t>
      </w:r>
      <w:r w:rsidR="00AA2783" w:rsidRPr="000705D0">
        <w:rPr>
          <w:rFonts w:cstheme="minorHAnsi"/>
          <w:sz w:val="24"/>
          <w:szCs w:val="24"/>
        </w:rPr>
        <w:t xml:space="preserve"> </w:t>
      </w:r>
      <w:r w:rsidRPr="000705D0">
        <w:rPr>
          <w:rFonts w:cstheme="minorHAnsi"/>
          <w:sz w:val="24"/>
          <w:szCs w:val="24"/>
        </w:rPr>
        <w:t>respiratory diseases continued to fall over the same period. While life</w:t>
      </w:r>
      <w:r w:rsidR="00AA2783" w:rsidRPr="000705D0">
        <w:rPr>
          <w:rFonts w:cstheme="minorHAnsi"/>
          <w:sz w:val="24"/>
          <w:szCs w:val="24"/>
        </w:rPr>
        <w:t xml:space="preserve"> </w:t>
      </w:r>
      <w:r w:rsidRPr="000705D0">
        <w:rPr>
          <w:rFonts w:cstheme="minorHAnsi"/>
          <w:sz w:val="24"/>
          <w:szCs w:val="24"/>
        </w:rPr>
        <w:t>expectancy at birth increased by 4.3 years for males (from 67.6 to 71.9) and 3.4 years for females (from 73.8 to 77.2) between 1990 and 2000</w:t>
      </w:r>
      <w:r w:rsidR="00EF59A8" w:rsidRPr="000705D0">
        <w:rPr>
          <w:rFonts w:cstheme="minorHAnsi"/>
          <w:sz w:val="24"/>
          <w:szCs w:val="24"/>
        </w:rPr>
        <w:t>,</w:t>
      </w:r>
      <w:r w:rsidR="00351857" w:rsidRPr="000705D0">
        <w:rPr>
          <w:rFonts w:cstheme="minorHAnsi"/>
          <w:sz w:val="24"/>
          <w:szCs w:val="24"/>
        </w:rPr>
        <w:fldChar w:fldCharType="begin"/>
      </w:r>
      <w:r w:rsidR="006E3023" w:rsidRPr="000705D0">
        <w:rPr>
          <w:rFonts w:cstheme="minorHAnsi"/>
          <w:sz w:val="24"/>
          <w:szCs w:val="24"/>
        </w:rPr>
        <w:instrText xml:space="preserve"> ADDIN EN.CITE &lt;EndNote&gt;&lt;Cite&gt;&lt;Author&gt;Mexican Society of Demography&lt;/Author&gt;&lt;Year&gt;2010&lt;/Year&gt;&lt;RecNum&gt;2&lt;/RecNum&gt;&lt;DisplayText&gt;&lt;style face="superscript"&gt;2&lt;/style&gt;&lt;/DisplayText&gt;&lt;record&gt;&lt;rec-number&gt;2&lt;/rec-number&gt;&lt;foreign-keys&gt;&lt;key app="EN" db-id="2drptdvw2z50v6eazt65rd5ztfwzpewt2at9" timestamp="1515177957"&gt;2&lt;/key&gt;&lt;/foreign-keys&gt;&lt;ref-type name="Book"&gt;6&lt;/ref-type&gt;&lt;contributors&gt;&lt;authors&gt;&lt;author&gt;Mexican Society of Demography,&lt;/author&gt;&lt;/authors&gt;&lt;/contributors&gt;&lt;titles&gt;&lt;title&gt; [Demographic reconciliation of Mexico and its states 1990–2010].&amp;#xD;Mexico City: SOMEDE-CONAPO; 2011. Conciliación demográfica de México y entidades&amp;#xD;federativas 1990–2010. Unpublished paper. Spanish&lt;/title&gt;&lt;/titles&gt;&lt;dates&gt;&lt;year&gt;2010&lt;/year&gt;&lt;/dates&gt;&lt;urls&gt;&lt;/urls&gt;&lt;/record&gt;&lt;/Cite&gt;&lt;/EndNote&gt;</w:instrText>
      </w:r>
      <w:r w:rsidR="00351857" w:rsidRPr="000705D0">
        <w:rPr>
          <w:rFonts w:cstheme="minorHAnsi"/>
          <w:sz w:val="24"/>
          <w:szCs w:val="24"/>
        </w:rPr>
        <w:fldChar w:fldCharType="separate"/>
      </w:r>
      <w:r w:rsidR="00BE74EB" w:rsidRPr="000705D0">
        <w:rPr>
          <w:rFonts w:cstheme="minorHAnsi"/>
          <w:noProof/>
          <w:sz w:val="24"/>
          <w:szCs w:val="24"/>
          <w:vertAlign w:val="superscript"/>
        </w:rPr>
        <w:t>2</w:t>
      </w:r>
      <w:r w:rsidR="00351857" w:rsidRPr="000705D0">
        <w:rPr>
          <w:rFonts w:cstheme="minorHAnsi"/>
          <w:sz w:val="24"/>
          <w:szCs w:val="24"/>
        </w:rPr>
        <w:fldChar w:fldCharType="end"/>
      </w:r>
      <w:r w:rsidR="00AA2783" w:rsidRPr="000705D0">
        <w:rPr>
          <w:rFonts w:cstheme="minorHAnsi"/>
          <w:sz w:val="24"/>
          <w:szCs w:val="24"/>
        </w:rPr>
        <w:t xml:space="preserve"> </w:t>
      </w:r>
      <w:r w:rsidRPr="000705D0">
        <w:rPr>
          <w:rFonts w:cstheme="minorHAnsi"/>
          <w:sz w:val="24"/>
          <w:szCs w:val="24"/>
        </w:rPr>
        <w:t>between 2000 and 2010, life expectancy at birth entered into a period of</w:t>
      </w:r>
      <w:r w:rsidR="00AA2783" w:rsidRPr="000705D0">
        <w:rPr>
          <w:rFonts w:cstheme="minorHAnsi"/>
          <w:sz w:val="24"/>
          <w:szCs w:val="24"/>
        </w:rPr>
        <w:t xml:space="preserve"> </w:t>
      </w:r>
      <w:r w:rsidRPr="000705D0">
        <w:rPr>
          <w:rFonts w:cstheme="minorHAnsi"/>
          <w:sz w:val="24"/>
          <w:szCs w:val="24"/>
        </w:rPr>
        <w:t>stagnation for males and slowed progress for females</w:t>
      </w:r>
      <w:r w:rsidR="00EF59A8" w:rsidRPr="000705D0">
        <w:rPr>
          <w:rFonts w:cstheme="minorHAnsi"/>
          <w:sz w:val="24"/>
          <w:szCs w:val="24"/>
        </w:rPr>
        <w:t>.</w:t>
      </w:r>
      <w:r w:rsidR="002D47AC" w:rsidRPr="000705D0">
        <w:rPr>
          <w:rFonts w:cstheme="minorHAnsi"/>
          <w:sz w:val="24"/>
          <w:szCs w:val="24"/>
        </w:rPr>
        <w:fldChar w:fldCharType="begin"/>
      </w:r>
      <w:r w:rsidR="00BE74EB" w:rsidRPr="000705D0">
        <w:rPr>
          <w:rFonts w:cstheme="minorHAnsi"/>
          <w:sz w:val="24"/>
          <w:szCs w:val="24"/>
        </w:rPr>
        <w:instrText xml:space="preserve"> ADDIN EN.CITE &lt;EndNote&gt;&lt;Cite&gt;&lt;Author&gt;Canudas-Romo&lt;/Author&gt;&lt;Year&gt;2015&lt;/Year&gt;&lt;RecNum&gt;3&lt;/RecNum&gt;&lt;DisplayText&gt;&lt;style face="superscript"&gt;3&lt;/style&gt;&lt;/DisplayText&gt;&lt;record&gt;&lt;rec-number&gt;3&lt;/rec-number&gt;&lt;foreign-keys&gt;&lt;key app="EN" db-id="2drptdvw2z50v6eazt65rd5ztfwzpewt2at9" timestamp="1515177957"&gt;3&lt;/key&gt;&lt;/foreign-keys&gt;&lt;ref-type name="Journal Article"&gt;17&lt;/ref-type&gt;&lt;contributors&gt;&lt;authors&gt;&lt;author&gt;Canudas-Romo, Vladimir&lt;/author&gt;&lt;author&gt;García-Guerrero, Víctor Manuel&lt;/author&gt;&lt;author&gt;Echarri-Cánovas, Carlos Javier&lt;/author&gt;&lt;/authors&gt;&lt;/contributors&gt;&lt;titles&gt;&lt;title&gt;The stagnation of the Mexican male life expectancy in the first decade of the 21st century: the impact of homicides and diabetes mellitus&lt;/title&gt;&lt;secondary-title&gt;J Epidemiol Community Health&lt;/secondary-title&gt;&lt;/titles&gt;&lt;periodical&gt;&lt;full-title&gt;J Epidemiol Community Health&lt;/full-title&gt;&lt;/periodical&gt;&lt;pages&gt;28-34&lt;/pages&gt;&lt;volume&gt;69&lt;/volume&gt;&lt;number&gt;1&lt;/number&gt;&lt;dates&gt;&lt;year&gt;2015&lt;/year&gt;&lt;/dates&gt;&lt;isbn&gt;0143-005X&lt;/isbn&gt;&lt;urls&gt;&lt;/urls&gt;&lt;/record&gt;&lt;/Cite&gt;&lt;/EndNote&gt;</w:instrText>
      </w:r>
      <w:r w:rsidR="002D47AC" w:rsidRPr="000705D0">
        <w:rPr>
          <w:rFonts w:cstheme="minorHAnsi"/>
          <w:sz w:val="24"/>
          <w:szCs w:val="24"/>
        </w:rPr>
        <w:fldChar w:fldCharType="separate"/>
      </w:r>
      <w:r w:rsidR="00BE74EB" w:rsidRPr="000705D0">
        <w:rPr>
          <w:rFonts w:cstheme="minorHAnsi"/>
          <w:noProof/>
          <w:sz w:val="24"/>
          <w:szCs w:val="24"/>
          <w:vertAlign w:val="superscript"/>
        </w:rPr>
        <w:t>3</w:t>
      </w:r>
      <w:r w:rsidR="002D47AC" w:rsidRPr="000705D0">
        <w:rPr>
          <w:rFonts w:cstheme="minorHAnsi"/>
          <w:sz w:val="24"/>
          <w:szCs w:val="24"/>
        </w:rPr>
        <w:fldChar w:fldCharType="end"/>
      </w:r>
      <w:r w:rsidRPr="000705D0">
        <w:rPr>
          <w:rFonts w:cstheme="minorHAnsi"/>
          <w:sz w:val="24"/>
          <w:szCs w:val="24"/>
        </w:rPr>
        <w:t xml:space="preserve"> </w:t>
      </w:r>
    </w:p>
    <w:p w14:paraId="50D48367" w14:textId="7777777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08A18B56" w14:textId="4E41E008"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This</w:t>
      </w:r>
      <w:r w:rsidR="00AA2783" w:rsidRPr="000705D0">
        <w:rPr>
          <w:rFonts w:cstheme="minorHAnsi"/>
          <w:sz w:val="24"/>
          <w:szCs w:val="24"/>
        </w:rPr>
        <w:t xml:space="preserve"> </w:t>
      </w:r>
      <w:r w:rsidRPr="000705D0">
        <w:rPr>
          <w:rFonts w:cstheme="minorHAnsi"/>
          <w:sz w:val="24"/>
          <w:szCs w:val="24"/>
        </w:rPr>
        <w:t>period coincides with ongoing public health interventions, such as the Universal Vaccination Program</w:t>
      </w:r>
      <w:r w:rsidR="00D379D3" w:rsidRPr="000705D0">
        <w:rPr>
          <w:rFonts w:cstheme="minorHAnsi"/>
          <w:sz w:val="24"/>
          <w:szCs w:val="24"/>
        </w:rPr>
        <w:t xml:space="preserve"> and stablished health systems (IMSS, ISSSTE)</w:t>
      </w:r>
      <w:r w:rsidRPr="000705D0">
        <w:rPr>
          <w:rFonts w:cstheme="minorHAnsi"/>
          <w:sz w:val="24"/>
          <w:szCs w:val="24"/>
        </w:rPr>
        <w:t>, and with th</w:t>
      </w:r>
      <w:r w:rsidR="00AA2783" w:rsidRPr="000705D0">
        <w:rPr>
          <w:rFonts w:cstheme="minorHAnsi"/>
          <w:sz w:val="24"/>
          <w:szCs w:val="24"/>
        </w:rPr>
        <w:t xml:space="preserve">e implementation of a Universal </w:t>
      </w:r>
      <w:r w:rsidRPr="000705D0">
        <w:rPr>
          <w:rFonts w:cstheme="minorHAnsi"/>
          <w:sz w:val="24"/>
          <w:szCs w:val="24"/>
        </w:rPr>
        <w:t>Health Coverage program (</w:t>
      </w:r>
      <w:r w:rsidRPr="000705D0">
        <w:rPr>
          <w:rFonts w:cstheme="minorHAnsi"/>
          <w:i/>
          <w:sz w:val="24"/>
          <w:szCs w:val="24"/>
        </w:rPr>
        <w:t>Seguro</w:t>
      </w:r>
      <w:r w:rsidR="00AA2783" w:rsidRPr="000705D0">
        <w:rPr>
          <w:rFonts w:cstheme="minorHAnsi"/>
          <w:i/>
          <w:sz w:val="24"/>
          <w:szCs w:val="24"/>
        </w:rPr>
        <w:t xml:space="preserve"> </w:t>
      </w:r>
      <w:r w:rsidRPr="000705D0">
        <w:rPr>
          <w:rFonts w:cstheme="minorHAnsi"/>
          <w:i/>
          <w:sz w:val="24"/>
          <w:szCs w:val="24"/>
        </w:rPr>
        <w:t>Popular</w:t>
      </w:r>
      <w:r w:rsidRPr="000705D0">
        <w:rPr>
          <w:rFonts w:cstheme="minorHAnsi"/>
          <w:sz w:val="24"/>
          <w:szCs w:val="24"/>
        </w:rPr>
        <w:t>). The latter program provides primary and secondary</w:t>
      </w:r>
      <w:r w:rsidR="00AA2783" w:rsidRPr="000705D0">
        <w:rPr>
          <w:rFonts w:cstheme="minorHAnsi"/>
          <w:sz w:val="24"/>
          <w:szCs w:val="24"/>
        </w:rPr>
        <w:t xml:space="preserve"> </w:t>
      </w:r>
      <w:r w:rsidRPr="000705D0">
        <w:rPr>
          <w:rFonts w:cstheme="minorHAnsi"/>
          <w:sz w:val="24"/>
          <w:szCs w:val="24"/>
        </w:rPr>
        <w:t>health care to the uninsured po</w:t>
      </w:r>
      <w:r w:rsidR="00AA2783" w:rsidRPr="000705D0">
        <w:rPr>
          <w:rFonts w:cstheme="minorHAnsi"/>
          <w:sz w:val="24"/>
          <w:szCs w:val="24"/>
        </w:rPr>
        <w:t xml:space="preserve">pulation and allocates funds to </w:t>
      </w:r>
      <w:r w:rsidRPr="000705D0">
        <w:rPr>
          <w:rFonts w:cstheme="minorHAnsi"/>
          <w:sz w:val="24"/>
          <w:szCs w:val="24"/>
        </w:rPr>
        <w:t>cover catastrophic</w:t>
      </w:r>
      <w:r w:rsidR="00AA2783" w:rsidRPr="000705D0">
        <w:rPr>
          <w:rFonts w:cstheme="minorHAnsi"/>
          <w:sz w:val="24"/>
          <w:szCs w:val="24"/>
        </w:rPr>
        <w:t xml:space="preserve"> </w:t>
      </w:r>
      <w:r w:rsidRPr="000705D0">
        <w:rPr>
          <w:rFonts w:cstheme="minorHAnsi"/>
          <w:sz w:val="24"/>
          <w:szCs w:val="24"/>
        </w:rPr>
        <w:t>health expenditures</w:t>
      </w:r>
      <w:r w:rsidR="00EF59A8" w:rsidRPr="000705D0">
        <w:rPr>
          <w:rFonts w:cstheme="minorHAnsi"/>
          <w:sz w:val="24"/>
          <w:szCs w:val="24"/>
        </w:rPr>
        <w:t>.</w:t>
      </w:r>
      <w:r w:rsidR="00841E58" w:rsidRPr="000705D0">
        <w:rPr>
          <w:rFonts w:cstheme="minorHAnsi"/>
          <w:sz w:val="24"/>
          <w:szCs w:val="24"/>
        </w:rPr>
        <w:fldChar w:fldCharType="begin"/>
      </w:r>
      <w:r w:rsidR="00BE74EB" w:rsidRPr="000705D0">
        <w:rPr>
          <w:rFonts w:cstheme="minorHAnsi"/>
          <w:sz w:val="24"/>
          <w:szCs w:val="24"/>
        </w:rPr>
        <w:instrText xml:space="preserve"> ADDIN EN.CITE &lt;EndNote&gt;&lt;Cite&gt;&lt;Author&gt;Knaul&lt;/Author&gt;&lt;Year&gt;2005&lt;/Year&gt;&lt;RecNum&gt;4&lt;/RecNum&gt;&lt;DisplayText&gt;&lt;style face="superscript"&gt;4&lt;/style&gt;&lt;/DisplayText&gt;&lt;record&gt;&lt;rec-number&gt;4&lt;/rec-number&gt;&lt;foreign-keys&gt;&lt;key app="EN" db-id="2drptdvw2z50v6eazt65rd5ztfwzpewt2at9" timestamp="1515177958"&gt;4&lt;/key&gt;&lt;/foreign-keys&gt;&lt;ref-type name="Journal Article"&gt;17&lt;/ref-type&gt;&lt;contributors&gt;&lt;authors&gt;&lt;author&gt;Knaul, Felicia Marie&lt;/author&gt;&lt;author&gt;Frenk, Julio&lt;/author&gt;&lt;/authors&gt;&lt;/contributors&gt;&lt;titles&gt;&lt;title&gt;Health insurance in Mexico: achieving universal coverage through structural reform&lt;/title&gt;&lt;secondary-title&gt;Health affairs&lt;/secondary-title&gt;&lt;/titles&gt;&lt;periodical&gt;&lt;full-title&gt;Health affairs&lt;/full-title&gt;&lt;/periodical&gt;&lt;pages&gt;1467-1476&lt;/pages&gt;&lt;volume&gt;24&lt;/volume&gt;&lt;number&gt;6&lt;/number&gt;&lt;dates&gt;&lt;year&gt;2005&lt;/year&gt;&lt;/dates&gt;&lt;isbn&gt;0278-2715&lt;/isbn&gt;&lt;urls&gt;&lt;/urls&gt;&lt;/record&gt;&lt;/Cite&gt;&lt;/EndNote&gt;</w:instrText>
      </w:r>
      <w:r w:rsidR="00841E58" w:rsidRPr="000705D0">
        <w:rPr>
          <w:rFonts w:cstheme="minorHAnsi"/>
          <w:sz w:val="24"/>
          <w:szCs w:val="24"/>
        </w:rPr>
        <w:fldChar w:fldCharType="separate"/>
      </w:r>
      <w:r w:rsidR="00BE74EB" w:rsidRPr="000705D0">
        <w:rPr>
          <w:rFonts w:cstheme="minorHAnsi"/>
          <w:noProof/>
          <w:sz w:val="24"/>
          <w:szCs w:val="24"/>
          <w:vertAlign w:val="superscript"/>
        </w:rPr>
        <w:t>4</w:t>
      </w:r>
      <w:r w:rsidR="00841E58" w:rsidRPr="000705D0">
        <w:rPr>
          <w:rFonts w:cstheme="minorHAnsi"/>
          <w:sz w:val="24"/>
          <w:szCs w:val="24"/>
        </w:rPr>
        <w:fldChar w:fldCharType="end"/>
      </w:r>
      <w:r w:rsidRPr="000705D0">
        <w:rPr>
          <w:rFonts w:cstheme="minorHAnsi"/>
          <w:sz w:val="24"/>
          <w:szCs w:val="24"/>
        </w:rPr>
        <w:t xml:space="preserve"> Further, since 1997 conditional cash transfer programs were introduced to supply incentives for poor families to invest in education, health, and nutrition</w:t>
      </w:r>
      <w:r w:rsidR="00EF59A8" w:rsidRPr="000705D0">
        <w:rPr>
          <w:rFonts w:cstheme="minorHAnsi"/>
          <w:sz w:val="24"/>
          <w:szCs w:val="24"/>
        </w:rPr>
        <w:t>.</w:t>
      </w:r>
      <w:r w:rsidR="008C0892" w:rsidRPr="000705D0">
        <w:rPr>
          <w:rFonts w:cstheme="minorHAnsi"/>
          <w:sz w:val="24"/>
          <w:szCs w:val="24"/>
        </w:rPr>
        <w:fldChar w:fldCharType="begin"/>
      </w:r>
      <w:r w:rsidR="00BE74EB" w:rsidRPr="000705D0">
        <w:rPr>
          <w:rFonts w:cstheme="minorHAnsi"/>
          <w:sz w:val="24"/>
          <w:szCs w:val="24"/>
        </w:rPr>
        <w:instrText xml:space="preserve"> ADDIN EN.CITE &lt;EndNote&gt;&lt;Cite&gt;&lt;Author&gt;Neufeld&lt;/Author&gt;&lt;Year&gt;2012&lt;/Year&gt;&lt;RecNum&gt;5&lt;/RecNum&gt;&lt;DisplayText&gt;&lt;style face="superscript"&gt;5&lt;/style&gt;&lt;/DisplayText&gt;&lt;record&gt;&lt;rec-number&gt;5&lt;/rec-number&gt;&lt;foreign-keys&gt;&lt;key app="EN" db-id="2drptdvw2z50v6eazt65rd5ztfwzpewt2at9" timestamp="1515177958"&gt;5&lt;/key&gt;&lt;/foreign-keys&gt;&lt;ref-type name="Book Section"&gt;5&lt;/ref-type&gt;&lt;contributors&gt;&lt;authors&gt;&lt;author&gt;Neufeld, Lynnette M&lt;/author&gt;&lt;/authors&gt;&lt;/contributors&gt;&lt;titles&gt;&lt;title&gt;The Oportunidades Program and Child Growth: Mexico Perspectives&lt;/title&gt;&lt;secondary-title&gt;Handbook of Growth and Growth Monitoring in Health and Disease&lt;/secondary-title&gt;&lt;/titles&gt;&lt;pages&gt;1659-1671&lt;/pages&gt;&lt;dates&gt;&lt;year&gt;2012&lt;/year&gt;&lt;/dates&gt;&lt;publisher&gt;Springer&lt;/publisher&gt;&lt;urls&gt;&lt;/urls&gt;&lt;/record&gt;&lt;/Cite&gt;&lt;/EndNote&gt;</w:instrText>
      </w:r>
      <w:r w:rsidR="008C0892" w:rsidRPr="000705D0">
        <w:rPr>
          <w:rFonts w:cstheme="minorHAnsi"/>
          <w:sz w:val="24"/>
          <w:szCs w:val="24"/>
        </w:rPr>
        <w:fldChar w:fldCharType="separate"/>
      </w:r>
      <w:r w:rsidR="00BE74EB" w:rsidRPr="000705D0">
        <w:rPr>
          <w:rFonts w:cstheme="minorHAnsi"/>
          <w:noProof/>
          <w:sz w:val="24"/>
          <w:szCs w:val="24"/>
          <w:vertAlign w:val="superscript"/>
        </w:rPr>
        <w:t>5</w:t>
      </w:r>
      <w:r w:rsidR="008C0892" w:rsidRPr="000705D0">
        <w:rPr>
          <w:rFonts w:cstheme="minorHAnsi"/>
          <w:sz w:val="24"/>
          <w:szCs w:val="24"/>
        </w:rPr>
        <w:fldChar w:fldCharType="end"/>
      </w:r>
      <w:r w:rsidRPr="000705D0">
        <w:rPr>
          <w:rFonts w:cstheme="minorHAnsi"/>
          <w:sz w:val="24"/>
          <w:szCs w:val="24"/>
        </w:rPr>
        <w:t xml:space="preserve"> Some evidence</w:t>
      </w:r>
      <w:r w:rsidR="00AA2783" w:rsidRPr="000705D0">
        <w:rPr>
          <w:rFonts w:cstheme="minorHAnsi"/>
          <w:sz w:val="24"/>
          <w:szCs w:val="24"/>
        </w:rPr>
        <w:t xml:space="preserve"> </w:t>
      </w:r>
      <w:r w:rsidRPr="000705D0">
        <w:rPr>
          <w:rFonts w:cstheme="minorHAnsi"/>
          <w:sz w:val="24"/>
          <w:szCs w:val="24"/>
        </w:rPr>
        <w:t>suggests that Mexico experienced substantial decreases in infant and child</w:t>
      </w:r>
      <w:r w:rsidR="00AA2783" w:rsidRPr="000705D0">
        <w:rPr>
          <w:rFonts w:cstheme="minorHAnsi"/>
          <w:sz w:val="24"/>
          <w:szCs w:val="24"/>
        </w:rPr>
        <w:t xml:space="preserve"> </w:t>
      </w:r>
      <w:r w:rsidRPr="000705D0">
        <w:rPr>
          <w:rFonts w:cstheme="minorHAnsi"/>
          <w:sz w:val="24"/>
          <w:szCs w:val="24"/>
        </w:rPr>
        <w:t xml:space="preserve">mortality, and </w:t>
      </w:r>
      <w:r w:rsidR="00E05AED" w:rsidRPr="000705D0">
        <w:rPr>
          <w:rFonts w:cstheme="minorHAnsi"/>
          <w:sz w:val="24"/>
          <w:szCs w:val="24"/>
        </w:rPr>
        <w:t xml:space="preserve">in </w:t>
      </w:r>
      <w:r w:rsidRPr="000705D0">
        <w:rPr>
          <w:rFonts w:cstheme="minorHAnsi"/>
          <w:sz w:val="24"/>
          <w:szCs w:val="24"/>
        </w:rPr>
        <w:t>the prevalence of acute malnutrition between 1980 and 2000</w:t>
      </w:r>
      <w:r w:rsidR="00AA2783" w:rsidRPr="000705D0">
        <w:rPr>
          <w:rFonts w:cstheme="minorHAnsi"/>
          <w:sz w:val="24"/>
          <w:szCs w:val="24"/>
        </w:rPr>
        <w:t xml:space="preserve"> </w:t>
      </w:r>
      <w:r w:rsidRPr="000705D0">
        <w:rPr>
          <w:rFonts w:cstheme="minorHAnsi"/>
          <w:sz w:val="24"/>
          <w:szCs w:val="24"/>
        </w:rPr>
        <w:t>thanks partially to these interventions</w:t>
      </w:r>
      <w:r w:rsidR="00EF59A8" w:rsidRPr="000705D0">
        <w:rPr>
          <w:rFonts w:cstheme="minorHAnsi"/>
          <w:sz w:val="24"/>
          <w:szCs w:val="24"/>
        </w:rPr>
        <w:t>.</w:t>
      </w:r>
      <w:r w:rsidR="008C0892" w:rsidRPr="000705D0">
        <w:rPr>
          <w:rFonts w:cstheme="minorHAnsi"/>
          <w:sz w:val="24"/>
          <w:szCs w:val="24"/>
        </w:rPr>
        <w:fldChar w:fldCharType="begin"/>
      </w:r>
      <w:r w:rsidR="00BE74EB" w:rsidRPr="000705D0">
        <w:rPr>
          <w:rFonts w:cstheme="minorHAnsi"/>
          <w:sz w:val="24"/>
          <w:szCs w:val="24"/>
        </w:rPr>
        <w:instrText xml:space="preserve"> ADDIN EN.CITE &lt;EndNote&gt;&lt;Cite&gt;&lt;Author&gt;Sepúlveda&lt;/Author&gt;&lt;Year&gt;2006&lt;/Year&gt;&lt;RecNum&gt;6&lt;/RecNum&gt;&lt;DisplayText&gt;&lt;style face="superscript"&gt;6&lt;/style&gt;&lt;/DisplayText&gt;&lt;record&gt;&lt;rec-number&gt;6&lt;/rec-number&gt;&lt;foreign-keys&gt;&lt;key app="EN" db-id="2drptdvw2z50v6eazt65rd5ztfwzpewt2at9" timestamp="1515177958"&gt;6&lt;/key&gt;&lt;/foreign-keys&gt;&lt;ref-type name="Journal Article"&gt;17&lt;/ref-type&gt;&lt;contributors&gt;&lt;authors&gt;&lt;author&gt;Sepúlveda, Jaime&lt;/author&gt;&lt;author&gt;Bustreo, Flavia&lt;/author&gt;&lt;author&gt;Tapia, Roberto&lt;/author&gt;&lt;author&gt;Rivera, Juan&lt;/author&gt;&lt;author&gt;Lozano, Rafael&lt;/author&gt;&lt;author&gt;Oláiz, Gustavo&lt;/author&gt;&lt;author&gt;Partida, Virgilio&lt;/author&gt;&lt;author&gt;García-García, Lourdes&lt;/author&gt;&lt;author&gt;Valdespino, José Luis&lt;/author&gt;&lt;/authors&gt;&lt;/contributors&gt;&lt;titles&gt;&lt;title&gt;Improvement of child survival in Mexico: the diagonal approach&lt;/title&gt;&lt;secondary-title&gt;The Lancet&lt;/secondary-title&gt;&lt;/titles&gt;&lt;periodical&gt;&lt;full-title&gt;The Lancet&lt;/full-title&gt;&lt;/periodical&gt;&lt;pages&gt;2017-2027&lt;/pages&gt;&lt;volume&gt;368&lt;/volume&gt;&lt;number&gt;9551&lt;/number&gt;&lt;dates&gt;&lt;year&gt;2006&lt;/year&gt;&lt;/dates&gt;&lt;isbn&gt;0140-6736&lt;/isbn&gt;&lt;urls&gt;&lt;/urls&gt;&lt;/record&gt;&lt;/Cite&gt;&lt;/EndNote&gt;</w:instrText>
      </w:r>
      <w:r w:rsidR="008C0892" w:rsidRPr="000705D0">
        <w:rPr>
          <w:rFonts w:cstheme="minorHAnsi"/>
          <w:sz w:val="24"/>
          <w:szCs w:val="24"/>
        </w:rPr>
        <w:fldChar w:fldCharType="separate"/>
      </w:r>
      <w:r w:rsidR="00BE74EB" w:rsidRPr="000705D0">
        <w:rPr>
          <w:rFonts w:cstheme="minorHAnsi"/>
          <w:noProof/>
          <w:sz w:val="24"/>
          <w:szCs w:val="24"/>
          <w:vertAlign w:val="superscript"/>
        </w:rPr>
        <w:t>6</w:t>
      </w:r>
      <w:r w:rsidR="008C0892" w:rsidRPr="000705D0">
        <w:rPr>
          <w:rFonts w:cstheme="minorHAnsi"/>
          <w:sz w:val="24"/>
          <w:szCs w:val="24"/>
        </w:rPr>
        <w:fldChar w:fldCharType="end"/>
      </w:r>
      <w:r w:rsidRPr="000705D0">
        <w:rPr>
          <w:rFonts w:cstheme="minorHAnsi"/>
          <w:sz w:val="24"/>
          <w:szCs w:val="24"/>
        </w:rPr>
        <w:t xml:space="preserve"> Similarly, by 2012 </w:t>
      </w:r>
      <w:r w:rsidRPr="000705D0">
        <w:rPr>
          <w:rFonts w:cstheme="minorHAnsi"/>
          <w:i/>
          <w:sz w:val="24"/>
          <w:szCs w:val="24"/>
        </w:rPr>
        <w:t>Seguro Popular</w:t>
      </w:r>
      <w:r w:rsidRPr="000705D0">
        <w:rPr>
          <w:rFonts w:cstheme="minorHAnsi"/>
          <w:sz w:val="24"/>
          <w:szCs w:val="24"/>
        </w:rPr>
        <w:t xml:space="preserve"> had provided health insurance coverage to an additional 52 million</w:t>
      </w:r>
      <w:r w:rsidR="00AA2783" w:rsidRPr="000705D0">
        <w:rPr>
          <w:rFonts w:cstheme="minorHAnsi"/>
          <w:sz w:val="24"/>
          <w:szCs w:val="24"/>
        </w:rPr>
        <w:t xml:space="preserve"> </w:t>
      </w:r>
      <w:r w:rsidR="008C0892" w:rsidRPr="000705D0">
        <w:rPr>
          <w:rFonts w:cstheme="minorHAnsi"/>
          <w:sz w:val="24"/>
          <w:szCs w:val="24"/>
        </w:rPr>
        <w:t>people in Mexico (or 44.4</w:t>
      </w:r>
      <w:r w:rsidRPr="000705D0">
        <w:rPr>
          <w:rFonts w:cstheme="minorHAnsi"/>
          <w:sz w:val="24"/>
          <w:szCs w:val="24"/>
        </w:rPr>
        <w:t>% of the population), leading to increase</w:t>
      </w:r>
      <w:r w:rsidR="00E05AED" w:rsidRPr="000705D0">
        <w:rPr>
          <w:rFonts w:cstheme="minorHAnsi"/>
          <w:sz w:val="24"/>
          <w:szCs w:val="24"/>
        </w:rPr>
        <w:t>d</w:t>
      </w:r>
      <w:r w:rsidRPr="000705D0">
        <w:rPr>
          <w:rFonts w:cstheme="minorHAnsi"/>
          <w:sz w:val="24"/>
          <w:szCs w:val="24"/>
        </w:rPr>
        <w:t xml:space="preserve"> access </w:t>
      </w:r>
      <w:r w:rsidR="00AA2783" w:rsidRPr="000705D0">
        <w:rPr>
          <w:rFonts w:cstheme="minorHAnsi"/>
          <w:sz w:val="24"/>
          <w:szCs w:val="24"/>
        </w:rPr>
        <w:t>to public health care and protec</w:t>
      </w:r>
      <w:r w:rsidRPr="000705D0">
        <w:rPr>
          <w:rFonts w:cstheme="minorHAnsi"/>
          <w:sz w:val="24"/>
          <w:szCs w:val="24"/>
        </w:rPr>
        <w:t>tion from the financial consequences of disease</w:t>
      </w:r>
      <w:r w:rsidR="00EF59A8" w:rsidRPr="000705D0">
        <w:rPr>
          <w:rFonts w:cstheme="minorHAnsi"/>
          <w:sz w:val="24"/>
          <w:szCs w:val="24"/>
        </w:rPr>
        <w:t>.</w:t>
      </w:r>
      <w:r w:rsidR="008C0892" w:rsidRPr="000705D0">
        <w:rPr>
          <w:rFonts w:cstheme="minorHAnsi"/>
          <w:sz w:val="24"/>
          <w:szCs w:val="24"/>
        </w:rPr>
        <w:fldChar w:fldCharType="begin"/>
      </w:r>
      <w:r w:rsidR="00BE74EB" w:rsidRPr="000705D0">
        <w:rPr>
          <w:rFonts w:cstheme="minorHAnsi"/>
          <w:sz w:val="24"/>
          <w:szCs w:val="24"/>
        </w:rPr>
        <w:instrText xml:space="preserve"> ADDIN EN.CITE &lt;EndNote&gt;&lt;Cite&gt;&lt;Author&gt;Knaul&lt;/Author&gt;&lt;Year&gt;2012&lt;/Year&gt;&lt;RecNum&gt;7&lt;/RecNum&gt;&lt;DisplayText&gt;&lt;style face="superscript"&gt;7&lt;/style&gt;&lt;/DisplayText&gt;&lt;record&gt;&lt;rec-number&gt;7&lt;/rec-number&gt;&lt;foreign-keys&gt;&lt;key app="EN" db-id="2drptdvw2z50v6eazt65rd5ztfwzpewt2at9" timestamp="1515177958"&gt;7&lt;/key&gt;&lt;/foreign-keys&gt;&lt;ref-type name="Journal Article"&gt;17&lt;/ref-type&gt;&lt;contributors&gt;&lt;authors&gt;&lt;author&gt;Knaul, Felicia Marie&lt;/author&gt;&lt;author&gt;González-Pier, Eduardo&lt;/author&gt;&lt;author&gt;Gómez-Dantés, Octavio&lt;/author&gt;&lt;author&gt;García-Junco, David&lt;/author&gt;&lt;author&gt;Arreola-Ornelas, Héctor&lt;/author&gt;&lt;author&gt;Barraza-Lloréns, Mariana&lt;/author&gt;&lt;author&gt;Sandoval, Rosa&lt;/author&gt;&lt;author&gt;Caballero, Francisco&lt;/author&gt;&lt;author&gt;Hernández-Avila, Mauricio&lt;/author&gt;&lt;author&gt;Juan, Mercedes&lt;/author&gt;&lt;/authors&gt;&lt;/contributors&gt;&lt;titles&gt;&lt;title&gt;The quest for universal health coverage: achieving social protection for all in Mexico&lt;/title&gt;&lt;secondary-title&gt;The Lancet&lt;/secondary-title&gt;&lt;/titles&gt;&lt;periodical&gt;&lt;full-title&gt;The Lancet&lt;/full-title&gt;&lt;/periodical&gt;&lt;pages&gt;1259-1279&lt;/pages&gt;&lt;volume&gt;380&lt;/volume&gt;&lt;number&gt;9849&lt;/number&gt;&lt;dates&gt;&lt;year&gt;2012&lt;/year&gt;&lt;/dates&gt;&lt;isbn&gt;0140-6736&lt;/isbn&gt;&lt;urls&gt;&lt;/urls&gt;&lt;/record&gt;&lt;/Cite&gt;&lt;/EndNote&gt;</w:instrText>
      </w:r>
      <w:r w:rsidR="008C0892" w:rsidRPr="000705D0">
        <w:rPr>
          <w:rFonts w:cstheme="minorHAnsi"/>
          <w:sz w:val="24"/>
          <w:szCs w:val="24"/>
        </w:rPr>
        <w:fldChar w:fldCharType="separate"/>
      </w:r>
      <w:r w:rsidR="00BE74EB" w:rsidRPr="000705D0">
        <w:rPr>
          <w:rFonts w:cstheme="minorHAnsi"/>
          <w:noProof/>
          <w:sz w:val="24"/>
          <w:szCs w:val="24"/>
          <w:vertAlign w:val="superscript"/>
        </w:rPr>
        <w:t>7</w:t>
      </w:r>
      <w:r w:rsidR="008C0892" w:rsidRPr="000705D0">
        <w:rPr>
          <w:rFonts w:cstheme="minorHAnsi"/>
          <w:sz w:val="24"/>
          <w:szCs w:val="24"/>
        </w:rPr>
        <w:fldChar w:fldCharType="end"/>
      </w:r>
    </w:p>
    <w:p w14:paraId="386B0DA0" w14:textId="7777777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50C03CE3" w14:textId="117B016B" w:rsidR="00BC2943"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lastRenderedPageBreak/>
        <w:t xml:space="preserve">Conditional cash transfers have focused on the poorest states, and </w:t>
      </w:r>
      <w:r w:rsidRPr="000705D0">
        <w:rPr>
          <w:rFonts w:cstheme="minorHAnsi"/>
          <w:i/>
          <w:sz w:val="24"/>
          <w:szCs w:val="24"/>
        </w:rPr>
        <w:t>Segur</w:t>
      </w:r>
      <w:r w:rsidR="00BC2943" w:rsidRPr="000705D0">
        <w:rPr>
          <w:rFonts w:cstheme="minorHAnsi"/>
          <w:i/>
          <w:sz w:val="24"/>
          <w:szCs w:val="24"/>
        </w:rPr>
        <w:t>o Popular</w:t>
      </w:r>
      <w:r w:rsidR="00BC2943" w:rsidRPr="000705D0">
        <w:rPr>
          <w:rFonts w:cstheme="minorHAnsi"/>
          <w:sz w:val="24"/>
          <w:szCs w:val="24"/>
        </w:rPr>
        <w:t xml:space="preserve"> was in</w:t>
      </w:r>
      <w:r w:rsidRPr="000705D0">
        <w:rPr>
          <w:rFonts w:cstheme="minorHAnsi"/>
          <w:sz w:val="24"/>
          <w:szCs w:val="24"/>
        </w:rPr>
        <w:t>troduced at different times in different states</w:t>
      </w:r>
      <w:r w:rsidR="00DD55AC" w:rsidRPr="000705D0">
        <w:rPr>
          <w:rFonts w:cstheme="minorHAnsi"/>
          <w:sz w:val="24"/>
          <w:szCs w:val="24"/>
        </w:rPr>
        <w:t xml:space="preserve"> across the country</w:t>
      </w:r>
      <w:r w:rsidRPr="000705D0">
        <w:rPr>
          <w:rFonts w:cstheme="minorHAnsi"/>
          <w:sz w:val="24"/>
          <w:szCs w:val="24"/>
        </w:rPr>
        <w:t>. Although</w:t>
      </w:r>
      <w:r w:rsidR="00BC2943" w:rsidRPr="000705D0">
        <w:rPr>
          <w:rFonts w:cstheme="minorHAnsi"/>
          <w:sz w:val="24"/>
          <w:szCs w:val="24"/>
        </w:rPr>
        <w:t xml:space="preserve"> these actions underscore broad </w:t>
      </w:r>
      <w:r w:rsidRPr="000705D0">
        <w:rPr>
          <w:rFonts w:cstheme="minorHAnsi"/>
          <w:sz w:val="24"/>
          <w:szCs w:val="24"/>
        </w:rPr>
        <w:t>progress in public health interventions, they mask dispari</w:t>
      </w:r>
      <w:r w:rsidR="00BC2943" w:rsidRPr="000705D0">
        <w:rPr>
          <w:rFonts w:cstheme="minorHAnsi"/>
          <w:sz w:val="24"/>
          <w:szCs w:val="24"/>
        </w:rPr>
        <w:t xml:space="preserve">ties between Mexican states and </w:t>
      </w:r>
      <w:r w:rsidRPr="000705D0">
        <w:rPr>
          <w:rFonts w:cstheme="minorHAnsi"/>
          <w:sz w:val="24"/>
          <w:szCs w:val="24"/>
        </w:rPr>
        <w:t>the epidemiological patterns for different age groups. For in</w:t>
      </w:r>
      <w:r w:rsidR="00BC2943" w:rsidRPr="000705D0">
        <w:rPr>
          <w:rFonts w:cstheme="minorHAnsi"/>
          <w:sz w:val="24"/>
          <w:szCs w:val="24"/>
        </w:rPr>
        <w:t xml:space="preserve">stance, Mexico faces a rapid </w:t>
      </w:r>
      <w:r w:rsidRPr="000705D0">
        <w:rPr>
          <w:rFonts w:cstheme="minorHAnsi"/>
          <w:sz w:val="24"/>
          <w:szCs w:val="24"/>
        </w:rPr>
        <w:t>aging process in which the interaction between infectio</w:t>
      </w:r>
      <w:r w:rsidR="00BC2943" w:rsidRPr="000705D0">
        <w:rPr>
          <w:rFonts w:cstheme="minorHAnsi"/>
          <w:sz w:val="24"/>
          <w:szCs w:val="24"/>
        </w:rPr>
        <w:t xml:space="preserve">us diseases and noncommunicable </w:t>
      </w:r>
      <w:r w:rsidRPr="000705D0">
        <w:rPr>
          <w:rFonts w:cstheme="minorHAnsi"/>
          <w:sz w:val="24"/>
          <w:szCs w:val="24"/>
        </w:rPr>
        <w:t>conditions can be anticipated in the adult population</w:t>
      </w:r>
      <w:r w:rsidR="00A70B68" w:rsidRPr="000705D0">
        <w:rPr>
          <w:rStyle w:val="EndnoteReference"/>
          <w:rFonts w:cstheme="minorHAnsi"/>
          <w:sz w:val="24"/>
          <w:szCs w:val="24"/>
        </w:rPr>
        <w:endnoteReference w:id="1"/>
      </w:r>
      <w:r w:rsidR="00A70B68" w:rsidRPr="000705D0">
        <w:rPr>
          <w:rFonts w:cstheme="minorHAnsi"/>
          <w:sz w:val="24"/>
          <w:szCs w:val="24"/>
        </w:rPr>
        <w:t>.</w:t>
      </w:r>
      <w:r w:rsidR="008C0892" w:rsidRPr="000705D0">
        <w:rPr>
          <w:rFonts w:cstheme="minorHAnsi"/>
          <w:sz w:val="24"/>
          <w:szCs w:val="24"/>
        </w:rPr>
        <w:fldChar w:fldCharType="begin"/>
      </w:r>
      <w:r w:rsidR="00152DE4" w:rsidRPr="000705D0">
        <w:rPr>
          <w:rFonts w:cstheme="minorHAnsi"/>
          <w:sz w:val="24"/>
          <w:szCs w:val="24"/>
        </w:rPr>
        <w:instrText xml:space="preserve"> ADDIN EN.CITE &lt;EndNote&gt;&lt;Cite&gt;&lt;Author&gt;Bygbjerg&lt;/Author&gt;&lt;Year&gt;2012&lt;/Year&gt;&lt;RecNum&gt;8&lt;/RecNum&gt;&lt;DisplayText&gt;&lt;style face="superscript"&gt;8&lt;/style&gt;&lt;/DisplayText&gt;&lt;record&gt;&lt;rec-number&gt;8&lt;/rec-number&gt;&lt;foreign-keys&gt;&lt;key app="EN" db-id="2drptdvw2z50v6eazt65rd5ztfwzpewt2at9" timestamp="1515177958"&gt;8&lt;/key&gt;&lt;/foreign-keys&gt;&lt;ref-type name="Journal Article"&gt;17&lt;/ref-type&gt;&lt;contributors&gt;&lt;authors&gt;&lt;author&gt;Bygbjerg, IC&lt;/author&gt;&lt;/authors&gt;&lt;/contributors&gt;&lt;titles&gt;&lt;title&gt;Double burden of noncommunicable and infectious diseases in developing countries&lt;/title&gt;&lt;secondary-title&gt;Science&lt;/secondary-title&gt;&lt;/titles&gt;&lt;periodical&gt;&lt;full-title&gt;Science&lt;/full-title&gt;&lt;/periodical&gt;&lt;pages&gt;1499-1501&lt;/pages&gt;&lt;volume&gt;337&lt;/volume&gt;&lt;number&gt;6101&lt;/number&gt;&lt;dates&gt;&lt;year&gt;2012&lt;/year&gt;&lt;/dates&gt;&lt;isbn&gt;0036-8075&lt;/isbn&gt;&lt;urls&gt;&lt;/urls&gt;&lt;/record&gt;&lt;/Cite&gt;&lt;/EndNote&gt;</w:instrText>
      </w:r>
      <w:r w:rsidR="008C0892" w:rsidRPr="000705D0">
        <w:rPr>
          <w:rFonts w:cstheme="minorHAnsi"/>
          <w:sz w:val="24"/>
          <w:szCs w:val="24"/>
        </w:rPr>
        <w:fldChar w:fldCharType="separate"/>
      </w:r>
      <w:r w:rsidR="00152DE4" w:rsidRPr="000705D0">
        <w:rPr>
          <w:rFonts w:cstheme="minorHAnsi"/>
          <w:noProof/>
          <w:sz w:val="24"/>
          <w:szCs w:val="24"/>
          <w:vertAlign w:val="superscript"/>
        </w:rPr>
        <w:t>8</w:t>
      </w:r>
      <w:r w:rsidR="008C0892" w:rsidRPr="000705D0">
        <w:rPr>
          <w:rFonts w:cstheme="minorHAnsi"/>
          <w:sz w:val="24"/>
          <w:szCs w:val="24"/>
        </w:rPr>
        <w:fldChar w:fldCharType="end"/>
      </w:r>
      <w:r w:rsidRPr="000705D0">
        <w:rPr>
          <w:rFonts w:cstheme="minorHAnsi"/>
          <w:sz w:val="24"/>
          <w:szCs w:val="24"/>
        </w:rPr>
        <w:t xml:space="preserve"> Therefore, it is necessa</w:t>
      </w:r>
      <w:r w:rsidR="00BC2943" w:rsidRPr="000705D0">
        <w:rPr>
          <w:rFonts w:cstheme="minorHAnsi"/>
          <w:sz w:val="24"/>
          <w:szCs w:val="24"/>
        </w:rPr>
        <w:t xml:space="preserve">ry to assess the varied impacts </w:t>
      </w:r>
      <w:r w:rsidRPr="000705D0">
        <w:rPr>
          <w:rFonts w:cstheme="minorHAnsi"/>
          <w:sz w:val="24"/>
          <w:szCs w:val="24"/>
        </w:rPr>
        <w:t>that these interventions may have had on mortality in Mexican states at different ages</w:t>
      </w:r>
      <w:r w:rsidR="00152DE4" w:rsidRPr="000705D0">
        <w:rPr>
          <w:rFonts w:cstheme="minorHAnsi"/>
          <w:sz w:val="24"/>
          <w:szCs w:val="24"/>
        </w:rPr>
        <w:t>.</w:t>
      </w:r>
      <w:r w:rsidR="007C6567" w:rsidRPr="000705D0">
        <w:rPr>
          <w:rFonts w:cstheme="minorHAnsi"/>
          <w:sz w:val="24"/>
          <w:szCs w:val="24"/>
        </w:rPr>
        <w:fldChar w:fldCharType="begin"/>
      </w:r>
      <w:r w:rsidR="00152DE4" w:rsidRPr="000705D0">
        <w:rPr>
          <w:rFonts w:cstheme="minorHAnsi"/>
          <w:sz w:val="24"/>
          <w:szCs w:val="24"/>
        </w:rPr>
        <w:instrText xml:space="preserve"> ADDIN EN.CITE &lt;EndNote&gt;&lt;Cite&gt;&lt;Author&gt;Urquieta-Salomón&lt;/Author&gt;&lt;Year&gt;2015&lt;/Year&gt;&lt;RecNum&gt;9&lt;/RecNum&gt;&lt;DisplayText&gt;&lt;style face="superscript"&gt;9&lt;/style&gt;&lt;/DisplayText&gt;&lt;record&gt;&lt;rec-number&gt;9&lt;/rec-number&gt;&lt;foreign-keys&gt;&lt;key app="EN" db-id="2drptdvw2z50v6eazt65rd5ztfwzpewt2at9" timestamp="1515177958"&gt;9&lt;/key&gt;&lt;/foreign-keys&gt;&lt;ref-type name="Journal Article"&gt;17&lt;/ref-type&gt;&lt;contributors&gt;&lt;authors&gt;&lt;author&gt;Urquieta-Salomón, José E&lt;/author&gt;&lt;author&gt;Villarreal, Héctor J&lt;/author&gt;&lt;/authors&gt;&lt;/contributors&gt;&lt;titles&gt;&lt;title&gt;Evolution of health coverage in Mexico: evidence of progress and challenges in the Mexican health system&lt;/title&gt;&lt;secondary-title&gt;Health policy and planning&lt;/secondary-title&gt;&lt;/titles&gt;&lt;periodical&gt;&lt;full-title&gt;Health policy and planning&lt;/full-title&gt;&lt;/periodical&gt;&lt;pages&gt;28-36&lt;/pages&gt;&lt;volume&gt;31&lt;/volume&gt;&lt;number&gt;1&lt;/number&gt;&lt;dates&gt;&lt;year&gt;2015&lt;/year&gt;&lt;/dates&gt;&lt;isbn&gt;1460-2237&lt;/isbn&gt;&lt;urls&gt;&lt;/urls&gt;&lt;/record&gt;&lt;/Cite&gt;&lt;/EndNote&gt;</w:instrText>
      </w:r>
      <w:r w:rsidR="007C6567" w:rsidRPr="000705D0">
        <w:rPr>
          <w:rFonts w:cstheme="minorHAnsi"/>
          <w:sz w:val="24"/>
          <w:szCs w:val="24"/>
        </w:rPr>
        <w:fldChar w:fldCharType="separate"/>
      </w:r>
      <w:r w:rsidR="00152DE4" w:rsidRPr="000705D0">
        <w:rPr>
          <w:rFonts w:cstheme="minorHAnsi"/>
          <w:noProof/>
          <w:sz w:val="24"/>
          <w:szCs w:val="24"/>
          <w:vertAlign w:val="superscript"/>
        </w:rPr>
        <w:t>9</w:t>
      </w:r>
      <w:r w:rsidR="007C6567" w:rsidRPr="000705D0">
        <w:rPr>
          <w:rFonts w:cstheme="minorHAnsi"/>
          <w:sz w:val="24"/>
          <w:szCs w:val="24"/>
        </w:rPr>
        <w:fldChar w:fldCharType="end"/>
      </w:r>
      <w:r w:rsidRPr="000705D0">
        <w:rPr>
          <w:rFonts w:cstheme="minorHAnsi"/>
          <w:sz w:val="24"/>
          <w:szCs w:val="24"/>
        </w:rPr>
        <w:t xml:space="preserve"> </w:t>
      </w:r>
    </w:p>
    <w:p w14:paraId="04F2750A" w14:textId="77777777" w:rsidR="00BC2943" w:rsidRPr="000705D0" w:rsidRDefault="00BC2943"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29C0B63C" w14:textId="0062A01C" w:rsidR="00BC2943"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One approach to approximate the impact of health care and other interventions, and to reveal potential areas of improvement is by operationalizing the</w:t>
      </w:r>
      <w:r w:rsidR="00BC2943" w:rsidRPr="000705D0">
        <w:rPr>
          <w:rFonts w:cstheme="minorHAnsi"/>
          <w:sz w:val="24"/>
          <w:szCs w:val="24"/>
        </w:rPr>
        <w:t xml:space="preserve"> </w:t>
      </w:r>
      <w:r w:rsidRPr="000705D0">
        <w:rPr>
          <w:rFonts w:cstheme="minorHAnsi"/>
          <w:sz w:val="24"/>
          <w:szCs w:val="24"/>
        </w:rPr>
        <w:t>concept of Avoidable or Amenable Mortality (hereafter abbreviated AM)</w:t>
      </w:r>
      <w:r w:rsidR="00152DE4" w:rsidRPr="000705D0">
        <w:rPr>
          <w:rFonts w:cstheme="minorHAnsi"/>
          <w:sz w:val="24"/>
          <w:szCs w:val="24"/>
        </w:rPr>
        <w:t>.</w:t>
      </w:r>
      <w:r w:rsidR="007C6567" w:rsidRPr="000705D0">
        <w:rPr>
          <w:rFonts w:cstheme="minorHAnsi"/>
          <w:sz w:val="24"/>
          <w:szCs w:val="24"/>
        </w:rPr>
        <w:fldChar w:fldCharType="begin"/>
      </w:r>
      <w:r w:rsidR="00152DE4" w:rsidRPr="000705D0">
        <w:rPr>
          <w:rFonts w:cstheme="minorHAnsi"/>
          <w:sz w:val="24"/>
          <w:szCs w:val="24"/>
        </w:rPr>
        <w:instrText xml:space="preserve"> ADDIN EN.CITE &lt;EndNote&gt;&lt;Cite&gt;&lt;Author&gt;Nolte&lt;/Author&gt;&lt;Year&gt;2008&lt;/Year&gt;&lt;RecNum&gt;10&lt;/RecNum&gt;&lt;DisplayText&gt;&lt;style face="superscript"&gt;10 11&lt;/style&gt;&lt;/DisplayText&gt;&lt;record&gt;&lt;rec-number&gt;10&lt;/rec-number&gt;&lt;foreign-keys&gt;&lt;key app="EN" db-id="2drptdvw2z50v6eazt65rd5ztfwzpewt2at9" timestamp="1515177958"&gt;10&lt;/key&gt;&lt;/foreign-keys&gt;&lt;ref-type name="Journal Article"&gt;17&lt;/ref-type&gt;&lt;contributors&gt;&lt;authors&gt;&lt;author&gt;Nolte, Ellen&lt;/author&gt;&lt;author&gt;McKee, C Martin&lt;/author&gt;&lt;/authors&gt;&lt;/contributors&gt;&lt;titles&gt;&lt;title&gt;Measuring the health of nations: updating an earlier analysis&lt;/title&gt;&lt;secondary-title&gt;Health affairs&lt;/secondary-title&gt;&lt;/titles&gt;&lt;periodical&gt;&lt;full-title&gt;Health affairs&lt;/full-title&gt;&lt;/periodical&gt;&lt;pages&gt;58-71&lt;/pages&gt;&lt;volume&gt;27&lt;/volume&gt;&lt;number&gt;1&lt;/number&gt;&lt;dates&gt;&lt;year&gt;2008&lt;/year&gt;&lt;/dates&gt;&lt;isbn&gt;0278-2715&lt;/isbn&gt;&lt;urls&gt;&lt;/urls&gt;&lt;/record&gt;&lt;/Cite&gt;&lt;Cite&gt;&lt;Author&gt;Nolte&lt;/Author&gt;&lt;Year&gt;2003&lt;/Year&gt;&lt;RecNum&gt;11&lt;/RecNum&gt;&lt;record&gt;&lt;rec-number&gt;11&lt;/rec-number&gt;&lt;foreign-keys&gt;&lt;key app="EN" db-id="2drptdvw2z50v6eazt65rd5ztfwzpewt2at9" timestamp="1515177958"&gt;11&lt;/key&gt;&lt;/foreign-keys&gt;&lt;ref-type name="Journal Article"&gt;17&lt;/ref-type&gt;&lt;contributors&gt;&lt;authors&gt;&lt;author&gt;Nolte, Ellen&lt;/author&gt;&lt;author&gt;McKee, Martin&lt;/author&gt;&lt;/authors&gt;&lt;/contributors&gt;&lt;titles&gt;&lt;title&gt;Measuring the health of nations: analysis of mortality amenable to health care&lt;/title&gt;&lt;secondary-title&gt;Bmj&lt;/secondary-title&gt;&lt;/titles&gt;&lt;periodical&gt;&lt;full-title&gt;Bmj&lt;/full-title&gt;&lt;/periodical&gt;&lt;pages&gt;1129&lt;/pages&gt;&lt;volume&gt;327&lt;/volume&gt;&lt;number&gt;7424&lt;/number&gt;&lt;dates&gt;&lt;year&gt;2003&lt;/year&gt;&lt;/dates&gt;&lt;isbn&gt;0959-8138&lt;/isbn&gt;&lt;urls&gt;&lt;/urls&gt;&lt;/record&gt;&lt;/Cite&gt;&lt;/EndNote&gt;</w:instrText>
      </w:r>
      <w:r w:rsidR="007C6567" w:rsidRPr="000705D0">
        <w:rPr>
          <w:rFonts w:cstheme="minorHAnsi"/>
          <w:sz w:val="24"/>
          <w:szCs w:val="24"/>
        </w:rPr>
        <w:fldChar w:fldCharType="separate"/>
      </w:r>
      <w:r w:rsidR="00152DE4" w:rsidRPr="000705D0">
        <w:rPr>
          <w:rFonts w:cstheme="minorHAnsi"/>
          <w:noProof/>
          <w:sz w:val="24"/>
          <w:szCs w:val="24"/>
          <w:vertAlign w:val="superscript"/>
        </w:rPr>
        <w:t>10 11</w:t>
      </w:r>
      <w:r w:rsidR="007C6567" w:rsidRPr="000705D0">
        <w:rPr>
          <w:rFonts w:cstheme="minorHAnsi"/>
          <w:sz w:val="24"/>
          <w:szCs w:val="24"/>
        </w:rPr>
        <w:fldChar w:fldCharType="end"/>
      </w:r>
      <w:r w:rsidRPr="000705D0">
        <w:rPr>
          <w:rFonts w:cstheme="minorHAnsi"/>
          <w:sz w:val="24"/>
          <w:szCs w:val="24"/>
        </w:rPr>
        <w:t>This categorization of mortality aims to measure the quality of health service systems by selecting certain</w:t>
      </w:r>
      <w:r w:rsidR="00BC2943" w:rsidRPr="000705D0">
        <w:rPr>
          <w:rFonts w:cstheme="minorHAnsi"/>
          <w:sz w:val="24"/>
          <w:szCs w:val="24"/>
        </w:rPr>
        <w:t xml:space="preserve"> </w:t>
      </w:r>
      <w:r w:rsidRPr="000705D0">
        <w:rPr>
          <w:rFonts w:cstheme="minorHAnsi"/>
          <w:sz w:val="24"/>
          <w:szCs w:val="24"/>
        </w:rPr>
        <w:t>causes of death that should not occur in the presence of effective and</w:t>
      </w:r>
      <w:r w:rsidR="00BC2943" w:rsidRPr="000705D0">
        <w:rPr>
          <w:rFonts w:cstheme="minorHAnsi"/>
          <w:sz w:val="24"/>
          <w:szCs w:val="24"/>
        </w:rPr>
        <w:t xml:space="preserve"> </w:t>
      </w:r>
      <w:r w:rsidRPr="000705D0">
        <w:rPr>
          <w:rFonts w:cstheme="minorHAnsi"/>
          <w:sz w:val="24"/>
          <w:szCs w:val="24"/>
        </w:rPr>
        <w:t xml:space="preserve">timely health care. Therefore, improvements in AM mortality are expected over time, as has been observed in several countries. For example, among 19 industrialized countries, including 14 countries from </w:t>
      </w:r>
      <w:r w:rsidR="00E05AED" w:rsidRPr="000705D0">
        <w:rPr>
          <w:rFonts w:cstheme="minorHAnsi"/>
          <w:sz w:val="24"/>
          <w:szCs w:val="24"/>
        </w:rPr>
        <w:t xml:space="preserve">Western </w:t>
      </w:r>
      <w:r w:rsidRPr="000705D0">
        <w:rPr>
          <w:rFonts w:cstheme="minorHAnsi"/>
          <w:sz w:val="24"/>
          <w:szCs w:val="24"/>
        </w:rPr>
        <w:t>Europe, USA, Canada, Australia, New Zealand and Japan, a reduction in AM rates was</w:t>
      </w:r>
      <w:r w:rsidR="00BC2943" w:rsidRPr="000705D0">
        <w:rPr>
          <w:rFonts w:cstheme="minorHAnsi"/>
          <w:sz w:val="24"/>
          <w:szCs w:val="24"/>
        </w:rPr>
        <w:t xml:space="preserve"> </w:t>
      </w:r>
      <w:r w:rsidRPr="000705D0">
        <w:rPr>
          <w:rFonts w:cstheme="minorHAnsi"/>
          <w:sz w:val="24"/>
          <w:szCs w:val="24"/>
        </w:rPr>
        <w:t>observed over the past 20 years</w:t>
      </w:r>
      <w:r w:rsidR="00152DE4" w:rsidRPr="000705D0">
        <w:rPr>
          <w:rFonts w:cstheme="minorHAnsi"/>
          <w:sz w:val="24"/>
          <w:szCs w:val="24"/>
        </w:rPr>
        <w:t>.</w:t>
      </w:r>
      <w:r w:rsidR="00900406" w:rsidRPr="000705D0">
        <w:rPr>
          <w:rFonts w:cstheme="minorHAnsi"/>
          <w:sz w:val="24"/>
          <w:szCs w:val="24"/>
        </w:rPr>
        <w:fldChar w:fldCharType="begin"/>
      </w:r>
      <w:r w:rsidR="00152DE4" w:rsidRPr="000705D0">
        <w:rPr>
          <w:rFonts w:cstheme="minorHAnsi"/>
          <w:sz w:val="24"/>
          <w:szCs w:val="24"/>
        </w:rPr>
        <w:instrText xml:space="preserve"> ADDIN EN.CITE &lt;EndNote&gt;&lt;Cite&gt;&lt;Author&gt;Nolte&lt;/Author&gt;&lt;Year&gt;2008&lt;/Year&gt;&lt;RecNum&gt;10&lt;/RecNum&gt;&lt;DisplayText&gt;&lt;style face="superscript"&gt;10&lt;/style&gt;&lt;/DisplayText&gt;&lt;record&gt;&lt;rec-number&gt;10&lt;/rec-number&gt;&lt;foreign-keys&gt;&lt;key app="EN" db-id="2drptdvw2z50v6eazt65rd5ztfwzpewt2at9" timestamp="1515177958"&gt;10&lt;/key&gt;&lt;/foreign-keys&gt;&lt;ref-type name="Journal Article"&gt;17&lt;/ref-type&gt;&lt;contributors&gt;&lt;authors&gt;&lt;author&gt;Nolte, Ellen&lt;/author&gt;&lt;author&gt;McKee, C Martin&lt;/author&gt;&lt;/authors&gt;&lt;/contributors&gt;&lt;titles&gt;&lt;title&gt;Measuring the health of nations: updating an earlier analysis&lt;/title&gt;&lt;secondary-title&gt;Health affairs&lt;/secondary-title&gt;&lt;/titles&gt;&lt;periodical&gt;&lt;full-title&gt;Health affairs&lt;/full-title&gt;&lt;/periodical&gt;&lt;pages&gt;58-71&lt;/pages&gt;&lt;volume&gt;27&lt;/volume&gt;&lt;number&gt;1&lt;/number&gt;&lt;dates&gt;&lt;year&gt;2008&lt;/year&gt;&lt;/dates&gt;&lt;isbn&gt;0278-2715&lt;/isbn&gt;&lt;urls&gt;&lt;/urls&gt;&lt;/record&gt;&lt;/Cite&gt;&lt;/EndNote&gt;</w:instrText>
      </w:r>
      <w:r w:rsidR="00900406" w:rsidRPr="000705D0">
        <w:rPr>
          <w:rFonts w:cstheme="minorHAnsi"/>
          <w:sz w:val="24"/>
          <w:szCs w:val="24"/>
        </w:rPr>
        <w:fldChar w:fldCharType="separate"/>
      </w:r>
      <w:r w:rsidR="00152DE4" w:rsidRPr="000705D0">
        <w:rPr>
          <w:rFonts w:cstheme="minorHAnsi"/>
          <w:noProof/>
          <w:sz w:val="24"/>
          <w:szCs w:val="24"/>
          <w:vertAlign w:val="superscript"/>
        </w:rPr>
        <w:t>10</w:t>
      </w:r>
      <w:r w:rsidR="00900406" w:rsidRPr="000705D0">
        <w:rPr>
          <w:rFonts w:cstheme="minorHAnsi"/>
          <w:sz w:val="24"/>
          <w:szCs w:val="24"/>
        </w:rPr>
        <w:fldChar w:fldCharType="end"/>
      </w:r>
      <w:r w:rsidRPr="000705D0">
        <w:rPr>
          <w:rFonts w:cstheme="minorHAnsi"/>
          <w:sz w:val="24"/>
          <w:szCs w:val="24"/>
        </w:rPr>
        <w:t xml:space="preserve"> Avoidable mortali</w:t>
      </w:r>
      <w:r w:rsidR="00900406" w:rsidRPr="000705D0">
        <w:rPr>
          <w:rFonts w:cstheme="minorHAnsi"/>
          <w:sz w:val="24"/>
          <w:szCs w:val="24"/>
        </w:rPr>
        <w:t>ty rates fell, on average, by 17</w:t>
      </w:r>
      <w:r w:rsidRPr="000705D0">
        <w:rPr>
          <w:rFonts w:cstheme="minorHAnsi"/>
          <w:sz w:val="24"/>
          <w:szCs w:val="24"/>
        </w:rPr>
        <w:t>%</w:t>
      </w:r>
      <w:r w:rsidR="00BC2943" w:rsidRPr="000705D0">
        <w:rPr>
          <w:rFonts w:cstheme="minorHAnsi"/>
          <w:sz w:val="24"/>
          <w:szCs w:val="24"/>
        </w:rPr>
        <w:t xml:space="preserve"> for </w:t>
      </w:r>
      <w:r w:rsidR="00900406" w:rsidRPr="000705D0">
        <w:rPr>
          <w:rFonts w:cstheme="minorHAnsi"/>
          <w:sz w:val="24"/>
          <w:szCs w:val="24"/>
        </w:rPr>
        <w:t>males and 14</w:t>
      </w:r>
      <w:r w:rsidRPr="000705D0">
        <w:rPr>
          <w:rFonts w:cstheme="minorHAnsi"/>
          <w:sz w:val="24"/>
          <w:szCs w:val="24"/>
        </w:rPr>
        <w:t>% for females in these countries betw</w:t>
      </w:r>
      <w:r w:rsidR="00BC2943" w:rsidRPr="000705D0">
        <w:rPr>
          <w:rFonts w:cstheme="minorHAnsi"/>
          <w:sz w:val="24"/>
          <w:szCs w:val="24"/>
        </w:rPr>
        <w:t xml:space="preserve">een 1997 and 2003. However, </w:t>
      </w:r>
      <w:r w:rsidR="00E05AED" w:rsidRPr="000705D0">
        <w:rPr>
          <w:rFonts w:cstheme="minorHAnsi"/>
          <w:sz w:val="24"/>
          <w:szCs w:val="24"/>
        </w:rPr>
        <w:t xml:space="preserve">the </w:t>
      </w:r>
      <w:r w:rsidR="00BC2943" w:rsidRPr="000705D0">
        <w:rPr>
          <w:rFonts w:cstheme="minorHAnsi"/>
          <w:sz w:val="24"/>
          <w:szCs w:val="24"/>
        </w:rPr>
        <w:t xml:space="preserve">USA </w:t>
      </w:r>
      <w:r w:rsidRPr="000705D0">
        <w:rPr>
          <w:rFonts w:cstheme="minorHAnsi"/>
          <w:sz w:val="24"/>
          <w:szCs w:val="24"/>
        </w:rPr>
        <w:t xml:space="preserve">lagged </w:t>
      </w:r>
      <w:r w:rsidR="00E05AED" w:rsidRPr="000705D0">
        <w:rPr>
          <w:rFonts w:cstheme="minorHAnsi"/>
          <w:sz w:val="24"/>
          <w:szCs w:val="24"/>
        </w:rPr>
        <w:t>behind</w:t>
      </w:r>
      <w:r w:rsidR="00DD55AC" w:rsidRPr="000705D0">
        <w:rPr>
          <w:rFonts w:cstheme="minorHAnsi"/>
          <w:sz w:val="24"/>
          <w:szCs w:val="24"/>
        </w:rPr>
        <w:t xml:space="preserve"> </w:t>
      </w:r>
      <w:r w:rsidRPr="000705D0">
        <w:rPr>
          <w:rFonts w:cstheme="minorHAnsi"/>
          <w:sz w:val="24"/>
          <w:szCs w:val="24"/>
        </w:rPr>
        <w:t xml:space="preserve">the </w:t>
      </w:r>
      <w:r w:rsidR="00B07A19" w:rsidRPr="000705D0">
        <w:rPr>
          <w:rFonts w:cstheme="minorHAnsi"/>
          <w:sz w:val="24"/>
          <w:szCs w:val="24"/>
        </w:rPr>
        <w:t>other</w:t>
      </w:r>
      <w:r w:rsidRPr="000705D0">
        <w:rPr>
          <w:rFonts w:cstheme="minorHAnsi"/>
          <w:sz w:val="24"/>
          <w:szCs w:val="24"/>
        </w:rPr>
        <w:t xml:space="preserve"> countries</w:t>
      </w:r>
      <w:r w:rsidR="00B07A19" w:rsidRPr="000705D0">
        <w:rPr>
          <w:rFonts w:cstheme="minorHAnsi"/>
          <w:sz w:val="24"/>
          <w:szCs w:val="24"/>
        </w:rPr>
        <w:t xml:space="preserve"> in this group</w:t>
      </w:r>
      <w:r w:rsidRPr="000705D0">
        <w:rPr>
          <w:rFonts w:cstheme="minorHAnsi"/>
          <w:sz w:val="24"/>
          <w:szCs w:val="24"/>
        </w:rPr>
        <w:t>, while Japan, France and Australia were the top performers. Despite mortality reductions from cancers and circulatory diseases for</w:t>
      </w:r>
      <w:r w:rsidR="00BC2943" w:rsidRPr="000705D0">
        <w:rPr>
          <w:rFonts w:cstheme="minorHAnsi"/>
          <w:sz w:val="24"/>
          <w:szCs w:val="24"/>
        </w:rPr>
        <w:t xml:space="preserve"> </w:t>
      </w:r>
      <w:r w:rsidRPr="000705D0">
        <w:rPr>
          <w:rFonts w:cstheme="minorHAnsi"/>
          <w:sz w:val="24"/>
          <w:szCs w:val="24"/>
        </w:rPr>
        <w:t>both sexes, disparities between countries persist, with the United</w:t>
      </w:r>
      <w:r w:rsidR="00BC2943" w:rsidRPr="000705D0">
        <w:rPr>
          <w:rFonts w:cstheme="minorHAnsi"/>
          <w:sz w:val="24"/>
          <w:szCs w:val="24"/>
        </w:rPr>
        <w:t xml:space="preserve"> </w:t>
      </w:r>
      <w:r w:rsidRPr="000705D0">
        <w:rPr>
          <w:rFonts w:cstheme="minorHAnsi"/>
          <w:sz w:val="24"/>
          <w:szCs w:val="24"/>
        </w:rPr>
        <w:t xml:space="preserve">States </w:t>
      </w:r>
      <w:r w:rsidR="00BC2943" w:rsidRPr="000705D0">
        <w:rPr>
          <w:rFonts w:cstheme="minorHAnsi"/>
          <w:sz w:val="24"/>
          <w:szCs w:val="24"/>
        </w:rPr>
        <w:t xml:space="preserve">showing the smallest reductions </w:t>
      </w:r>
      <w:r w:rsidR="00900406" w:rsidRPr="000705D0">
        <w:rPr>
          <w:rFonts w:cstheme="minorHAnsi"/>
          <w:sz w:val="24"/>
          <w:szCs w:val="24"/>
        </w:rPr>
        <w:t>(around 5%) for both sexes</w:t>
      </w:r>
      <w:r w:rsidR="00152DE4" w:rsidRPr="000705D0">
        <w:rPr>
          <w:rFonts w:cstheme="minorHAnsi"/>
          <w:sz w:val="24"/>
          <w:szCs w:val="24"/>
        </w:rPr>
        <w:t>.</w:t>
      </w:r>
      <w:r w:rsidR="00900406" w:rsidRPr="000705D0">
        <w:rPr>
          <w:rFonts w:cstheme="minorHAnsi"/>
          <w:sz w:val="24"/>
          <w:szCs w:val="24"/>
        </w:rPr>
        <w:fldChar w:fldCharType="begin"/>
      </w:r>
      <w:r w:rsidR="00152DE4" w:rsidRPr="000705D0">
        <w:rPr>
          <w:rFonts w:cstheme="minorHAnsi"/>
          <w:sz w:val="24"/>
          <w:szCs w:val="24"/>
        </w:rPr>
        <w:instrText xml:space="preserve"> ADDIN EN.CITE &lt;EndNote&gt;&lt;Cite&gt;&lt;Author&gt;Nolte&lt;/Author&gt;&lt;Year&gt;2008&lt;/Year&gt;&lt;RecNum&gt;10&lt;/RecNum&gt;&lt;DisplayText&gt;&lt;style face="superscript"&gt;10&lt;/style&gt;&lt;/DisplayText&gt;&lt;record&gt;&lt;rec-number&gt;10&lt;/rec-number&gt;&lt;foreign-keys&gt;&lt;key app="EN" db-id="2drptdvw2z50v6eazt65rd5ztfwzpewt2at9" timestamp="1515177958"&gt;10&lt;/key&gt;&lt;/foreign-keys&gt;&lt;ref-type name="Journal Article"&gt;17&lt;/ref-type&gt;&lt;contributors&gt;&lt;authors&gt;&lt;author&gt;Nolte, Ellen&lt;/author&gt;&lt;author&gt;McKee, C Martin&lt;/author&gt;&lt;/authors&gt;&lt;/contributors&gt;&lt;titles&gt;&lt;title&gt;Measuring the health of nations: updating an earlier analysis&lt;/title&gt;&lt;secondary-title&gt;Health affairs&lt;/secondary-title&gt;&lt;/titles&gt;&lt;periodical&gt;&lt;full-title&gt;Health affairs&lt;/full-title&gt;&lt;/periodical&gt;&lt;pages&gt;58-71&lt;/pages&gt;&lt;volume&gt;27&lt;/volume&gt;&lt;number&gt;1&lt;/number&gt;&lt;dates&gt;&lt;year&gt;2008&lt;/year&gt;&lt;/dates&gt;&lt;isbn&gt;0278-2715&lt;/isbn&gt;&lt;urls&gt;&lt;/urls&gt;&lt;/record&gt;&lt;/Cite&gt;&lt;/EndNote&gt;</w:instrText>
      </w:r>
      <w:r w:rsidR="00900406" w:rsidRPr="000705D0">
        <w:rPr>
          <w:rFonts w:cstheme="minorHAnsi"/>
          <w:sz w:val="24"/>
          <w:szCs w:val="24"/>
        </w:rPr>
        <w:fldChar w:fldCharType="separate"/>
      </w:r>
      <w:r w:rsidR="00152DE4" w:rsidRPr="000705D0">
        <w:rPr>
          <w:rFonts w:cstheme="minorHAnsi"/>
          <w:noProof/>
          <w:sz w:val="24"/>
          <w:szCs w:val="24"/>
          <w:vertAlign w:val="superscript"/>
        </w:rPr>
        <w:t>10</w:t>
      </w:r>
      <w:r w:rsidR="00900406" w:rsidRPr="000705D0">
        <w:rPr>
          <w:rFonts w:cstheme="minorHAnsi"/>
          <w:sz w:val="24"/>
          <w:szCs w:val="24"/>
        </w:rPr>
        <w:fldChar w:fldCharType="end"/>
      </w:r>
      <w:r w:rsidRPr="000705D0">
        <w:rPr>
          <w:rFonts w:cstheme="minorHAnsi"/>
          <w:sz w:val="24"/>
          <w:szCs w:val="24"/>
        </w:rPr>
        <w:t xml:space="preserve"> </w:t>
      </w:r>
    </w:p>
    <w:p w14:paraId="46497222" w14:textId="77777777" w:rsidR="00BC2943" w:rsidRPr="000705D0" w:rsidRDefault="00BC2943"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691E46D7" w14:textId="4F53049E"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In Mexico, the components of avoidable mortality had different trends since the</w:t>
      </w:r>
      <w:r w:rsidR="00BC2943" w:rsidRPr="000705D0">
        <w:rPr>
          <w:rFonts w:cstheme="minorHAnsi"/>
          <w:sz w:val="24"/>
          <w:szCs w:val="24"/>
        </w:rPr>
        <w:t xml:space="preserve"> </w:t>
      </w:r>
      <w:r w:rsidRPr="000705D0">
        <w:rPr>
          <w:rFonts w:cstheme="minorHAnsi"/>
          <w:sz w:val="24"/>
          <w:szCs w:val="24"/>
        </w:rPr>
        <w:t>late 1990's. Mortality from infectious diseases and nutrition-related conditions decreased between 2000 and 2004</w:t>
      </w:r>
      <w:r w:rsidR="00152DE4" w:rsidRPr="000705D0">
        <w:rPr>
          <w:rFonts w:cstheme="minorHAnsi"/>
          <w:sz w:val="24"/>
          <w:szCs w:val="24"/>
        </w:rPr>
        <w:t>,</w:t>
      </w:r>
      <w:r w:rsidR="00900406" w:rsidRPr="000705D0">
        <w:rPr>
          <w:rFonts w:cstheme="minorHAnsi"/>
          <w:sz w:val="24"/>
          <w:szCs w:val="24"/>
        </w:rPr>
        <w:fldChar w:fldCharType="begin"/>
      </w:r>
      <w:r w:rsidR="00152DE4" w:rsidRPr="000705D0">
        <w:rPr>
          <w:rFonts w:cstheme="minorHAnsi"/>
          <w:sz w:val="24"/>
          <w:szCs w:val="24"/>
        </w:rPr>
        <w:instrText xml:space="preserve"> ADDIN EN.CITE &lt;EndNote&gt;&lt;Cite&gt;&lt;Author&gt;Franco-Marina&lt;/Author&gt;&lt;Year&gt;2006&lt;/Year&gt;&lt;RecNum&gt;12&lt;/RecNum&gt;&lt;DisplayText&gt;&lt;style face="superscript"&gt;12&lt;/style&gt;&lt;/DisplayText&gt;&lt;record&gt;&lt;rec-number&gt;12&lt;/rec-number&gt;&lt;foreign-keys&gt;&lt;key app="EN" db-id="2drptdvw2z50v6eazt65rd5ztfwzpewt2at9" timestamp="1515177959"&gt;12&lt;/key&gt;&lt;/foreign-keys&gt;&lt;ref-type name="Journal Article"&gt;17&lt;/ref-type&gt;&lt;contributors&gt;&lt;authors&gt;&lt;author&gt;Franco-Marina, F&lt;/author&gt;&lt;author&gt;Lozano, R&lt;/author&gt;&lt;author&gt;Villa, B&lt;/author&gt;&lt;author&gt;Soliz, P&lt;/author&gt;&lt;/authors&gt;&lt;/contributors&gt;&lt;titles&gt;&lt;title&gt;La mortalidad en México, 2000-2004. Muertes Evitables: magnitud, distribución y tendencias&lt;/title&gt;&lt;secondary-title&gt;Dirección General de Información en Salud, Secretaría de Salud. México&lt;/secondary-title&gt;&lt;/titles&gt;&lt;periodical&gt;&lt;full-title&gt;Dirección General de Información en Salud, Secretaría de Salud. México&lt;/full-title&gt;&lt;/periodical&gt;&lt;pages&gt;2&lt;/pages&gt;&lt;dates&gt;&lt;year&gt;2006&lt;/year&gt;&lt;/dates&gt;&lt;urls&gt;&lt;/urls&gt;&lt;/record&gt;&lt;/Cite&gt;&lt;/EndNote&gt;</w:instrText>
      </w:r>
      <w:r w:rsidR="00900406" w:rsidRPr="000705D0">
        <w:rPr>
          <w:rFonts w:cstheme="minorHAnsi"/>
          <w:sz w:val="24"/>
          <w:szCs w:val="24"/>
        </w:rPr>
        <w:fldChar w:fldCharType="separate"/>
      </w:r>
      <w:r w:rsidR="00152DE4" w:rsidRPr="000705D0">
        <w:rPr>
          <w:rFonts w:cstheme="minorHAnsi"/>
          <w:noProof/>
          <w:sz w:val="24"/>
          <w:szCs w:val="24"/>
          <w:vertAlign w:val="superscript"/>
        </w:rPr>
        <w:t>12</w:t>
      </w:r>
      <w:r w:rsidR="00900406" w:rsidRPr="000705D0">
        <w:rPr>
          <w:rFonts w:cstheme="minorHAnsi"/>
          <w:sz w:val="24"/>
          <w:szCs w:val="24"/>
        </w:rPr>
        <w:fldChar w:fldCharType="end"/>
      </w:r>
      <w:r w:rsidRPr="000705D0">
        <w:rPr>
          <w:rFonts w:cstheme="minorHAnsi"/>
          <w:sz w:val="24"/>
          <w:szCs w:val="24"/>
        </w:rPr>
        <w:t xml:space="preserve"> while deaths related to diabetes and ischemic heart diseases increased in the </w:t>
      </w:r>
      <w:r w:rsidR="00BC2943" w:rsidRPr="000705D0">
        <w:rPr>
          <w:rFonts w:cstheme="minorHAnsi"/>
          <w:sz w:val="24"/>
          <w:szCs w:val="24"/>
        </w:rPr>
        <w:t xml:space="preserve">first decade of the </w:t>
      </w:r>
      <w:r w:rsidR="00B07A19" w:rsidRPr="000705D0">
        <w:rPr>
          <w:rFonts w:cstheme="minorHAnsi"/>
          <w:sz w:val="24"/>
          <w:szCs w:val="24"/>
        </w:rPr>
        <w:t>2000s</w:t>
      </w:r>
      <w:r w:rsidR="00152DE4" w:rsidRPr="000705D0">
        <w:rPr>
          <w:rFonts w:cstheme="minorHAnsi"/>
          <w:sz w:val="24"/>
          <w:szCs w:val="24"/>
        </w:rPr>
        <w:t>.</w:t>
      </w:r>
      <w:r w:rsidR="00900406" w:rsidRPr="000705D0">
        <w:rPr>
          <w:rFonts w:cstheme="minorHAnsi"/>
          <w:sz w:val="24"/>
          <w:szCs w:val="24"/>
        </w:rPr>
        <w:fldChar w:fldCharType="begin"/>
      </w:r>
      <w:r w:rsidR="00152DE4" w:rsidRPr="000705D0">
        <w:rPr>
          <w:rFonts w:cstheme="minorHAnsi"/>
          <w:sz w:val="24"/>
          <w:szCs w:val="24"/>
        </w:rPr>
        <w:instrText xml:space="preserve"> ADDIN EN.CITE &lt;EndNote&gt;&lt;Cite&gt;&lt;Author&gt;Dávila-Cervantes&lt;/Author&gt;&lt;Year&gt;2014&lt;/Year&gt;&lt;RecNum&gt;13&lt;/RecNum&gt;&lt;DisplayText&gt;&lt;style face="superscript"&gt;13&lt;/style&gt;&lt;/DisplayText&gt;&lt;record&gt;&lt;rec-number&gt;13&lt;/rec-number&gt;&lt;foreign-keys&gt;&lt;key app="EN" db-id="2drptdvw2z50v6eazt65rd5ztfwzpewt2at9" timestamp="1515177959"&gt;13&lt;/key&gt;&lt;/foreign-keys&gt;&lt;ref-type name="Journal Article"&gt;17&lt;/ref-type&gt;&lt;contributors&gt;&lt;authors&gt;&lt;author&gt;Dávila-Cervantes, Claudio Alberto&lt;/author&gt;&lt;author&gt;Agudelo-Botero, Marcela&lt;/author&gt;&lt;/authors&gt;&lt;/contributors&gt;&lt;titles&gt;&lt;title&gt;Mortalidad evitable en México y su contribución a los años de vida perdidos: Análisis por grado de marginación estatal, 2001-2010&lt;/title&gt;&lt;secondary-title&gt;Papeles de población&lt;/secondary-title&gt;&lt;/titles&gt;&lt;periodical&gt;&lt;full-title&gt;Papeles de población&lt;/full-title&gt;&lt;/periodical&gt;&lt;pages&gt;267-286&lt;/pages&gt;&lt;volume&gt;20&lt;/volume&gt;&lt;number&gt;82&lt;/number&gt;&lt;dates&gt;&lt;year&gt;2014&lt;/year&gt;&lt;/dates&gt;&lt;isbn&gt;1405-7425&lt;/isbn&gt;&lt;urls&gt;&lt;/urls&gt;&lt;/record&gt;&lt;/Cite&gt;&lt;/EndNote&gt;</w:instrText>
      </w:r>
      <w:r w:rsidR="00900406" w:rsidRPr="000705D0">
        <w:rPr>
          <w:rFonts w:cstheme="minorHAnsi"/>
          <w:sz w:val="24"/>
          <w:szCs w:val="24"/>
        </w:rPr>
        <w:fldChar w:fldCharType="separate"/>
      </w:r>
      <w:r w:rsidR="00152DE4" w:rsidRPr="000705D0">
        <w:rPr>
          <w:rFonts w:cstheme="minorHAnsi"/>
          <w:noProof/>
          <w:sz w:val="24"/>
          <w:szCs w:val="24"/>
          <w:vertAlign w:val="superscript"/>
        </w:rPr>
        <w:t>13</w:t>
      </w:r>
      <w:r w:rsidR="00900406" w:rsidRPr="000705D0">
        <w:rPr>
          <w:rFonts w:cstheme="minorHAnsi"/>
          <w:sz w:val="24"/>
          <w:szCs w:val="24"/>
        </w:rPr>
        <w:fldChar w:fldCharType="end"/>
      </w:r>
      <w:r w:rsidRPr="000705D0">
        <w:rPr>
          <w:rFonts w:cstheme="minorHAnsi"/>
          <w:sz w:val="24"/>
          <w:szCs w:val="24"/>
        </w:rPr>
        <w:t xml:space="preserve"> Importantly, increases in the latter causes</w:t>
      </w:r>
      <w:r w:rsidR="00BC2943" w:rsidRPr="000705D0">
        <w:rPr>
          <w:rFonts w:cstheme="minorHAnsi"/>
          <w:sz w:val="24"/>
          <w:szCs w:val="24"/>
        </w:rPr>
        <w:t xml:space="preserve"> </w:t>
      </w:r>
      <w:r w:rsidRPr="000705D0">
        <w:rPr>
          <w:rFonts w:cstheme="minorHAnsi"/>
          <w:sz w:val="24"/>
          <w:szCs w:val="24"/>
        </w:rPr>
        <w:t>of death were concentrated in the poorest states of the country</w:t>
      </w:r>
      <w:r w:rsidR="00152DE4" w:rsidRPr="000705D0">
        <w:rPr>
          <w:rFonts w:cstheme="minorHAnsi"/>
          <w:sz w:val="24"/>
          <w:szCs w:val="24"/>
        </w:rPr>
        <w:t>.</w:t>
      </w:r>
      <w:r w:rsidR="00900406" w:rsidRPr="000705D0">
        <w:rPr>
          <w:rFonts w:cstheme="minorHAnsi"/>
          <w:sz w:val="24"/>
          <w:szCs w:val="24"/>
        </w:rPr>
        <w:fldChar w:fldCharType="begin"/>
      </w:r>
      <w:r w:rsidR="00152DE4" w:rsidRPr="000705D0">
        <w:rPr>
          <w:rFonts w:cstheme="minorHAnsi"/>
          <w:sz w:val="24"/>
          <w:szCs w:val="24"/>
        </w:rPr>
        <w:instrText xml:space="preserve"> ADDIN EN.CITE &lt;EndNote&gt;&lt;Cite&gt;&lt;Author&gt;Dávila-Cervantes&lt;/Author&gt;&lt;Year&gt;2014&lt;/Year&gt;&lt;RecNum&gt;13&lt;/RecNum&gt;&lt;DisplayText&gt;&lt;style face="superscript"&gt;13&lt;/style&gt;&lt;/DisplayText&gt;&lt;record&gt;&lt;rec-number&gt;13&lt;/rec-number&gt;&lt;foreign-keys&gt;&lt;key app="EN" db-id="2drptdvw2z50v6eazt65rd5ztfwzpewt2at9" timestamp="1515177959"&gt;13&lt;/key&gt;&lt;/foreign-keys&gt;&lt;ref-type name="Journal Article"&gt;17&lt;/ref-type&gt;&lt;contributors&gt;&lt;authors&gt;&lt;author&gt;Dávila-Cervantes, Claudio Alberto&lt;/author&gt;&lt;author&gt;Agudelo-Botero, Marcela&lt;/author&gt;&lt;/authors&gt;&lt;/contributors&gt;&lt;titles&gt;&lt;title&gt;Mortalidad evitable en México y su contribución a los años de vida perdidos: Análisis por grado de marginación estatal, 2001-2010&lt;/title&gt;&lt;secondary-title&gt;Papeles de población&lt;/secondary-title&gt;&lt;/titles&gt;&lt;periodical&gt;&lt;full-title&gt;Papeles de población&lt;/full-title&gt;&lt;/periodical&gt;&lt;pages&gt;267-286&lt;/pages&gt;&lt;volume&gt;20&lt;/volume&gt;&lt;number&gt;82&lt;/number&gt;&lt;dates&gt;&lt;year&gt;2014&lt;/year&gt;&lt;/dates&gt;&lt;isbn&gt;1405-7425&lt;/isbn&gt;&lt;urls&gt;&lt;/urls&gt;&lt;/record&gt;&lt;/Cite&gt;&lt;/EndNote&gt;</w:instrText>
      </w:r>
      <w:r w:rsidR="00900406" w:rsidRPr="000705D0">
        <w:rPr>
          <w:rFonts w:cstheme="minorHAnsi"/>
          <w:sz w:val="24"/>
          <w:szCs w:val="24"/>
        </w:rPr>
        <w:fldChar w:fldCharType="separate"/>
      </w:r>
      <w:r w:rsidR="00152DE4" w:rsidRPr="000705D0">
        <w:rPr>
          <w:rFonts w:cstheme="minorHAnsi"/>
          <w:noProof/>
          <w:sz w:val="24"/>
          <w:szCs w:val="24"/>
          <w:vertAlign w:val="superscript"/>
        </w:rPr>
        <w:t>13</w:t>
      </w:r>
      <w:r w:rsidR="00900406" w:rsidRPr="000705D0">
        <w:rPr>
          <w:rFonts w:cstheme="minorHAnsi"/>
          <w:sz w:val="24"/>
          <w:szCs w:val="24"/>
        </w:rPr>
        <w:fldChar w:fldCharType="end"/>
      </w:r>
      <w:r w:rsidRPr="000705D0">
        <w:rPr>
          <w:rFonts w:cstheme="minorHAnsi"/>
          <w:sz w:val="24"/>
          <w:szCs w:val="24"/>
        </w:rPr>
        <w:t xml:space="preserve"> </w:t>
      </w:r>
    </w:p>
    <w:p w14:paraId="49908AA9" w14:textId="7777777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0FA1D240" w14:textId="6D026BFA" w:rsidR="002F5D5E" w:rsidRPr="000705D0" w:rsidRDefault="0075177B"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ins w:id="44" w:author="José Manuel Aburto" w:date="2018-05-01T22:43:00Z">
        <w:r>
          <w:rPr>
            <w:rFonts w:cstheme="minorHAnsi"/>
            <w:sz w:val="24"/>
            <w:szCs w:val="24"/>
          </w:rPr>
          <w:t xml:space="preserve">The objective of this research is twofold. Firstly, </w:t>
        </w:r>
      </w:ins>
      <w:ins w:id="45" w:author="José Manuel Aburto" w:date="2018-05-01T22:45:00Z">
        <w:r>
          <w:rPr>
            <w:rFonts w:cstheme="minorHAnsi"/>
            <w:sz w:val="24"/>
            <w:szCs w:val="24"/>
          </w:rPr>
          <w:t>analysing</w:t>
        </w:r>
      </w:ins>
      <w:ins w:id="46" w:author="José Manuel Aburto" w:date="2018-05-01T22:44:00Z">
        <w:r>
          <w:rPr>
            <w:rFonts w:cstheme="minorHAnsi"/>
            <w:sz w:val="24"/>
            <w:szCs w:val="24"/>
          </w:rPr>
          <w:t xml:space="preserve"> </w:t>
        </w:r>
      </w:ins>
      <w:ins w:id="47" w:author="José Manuel Aburto" w:date="2018-05-01T22:45:00Z">
        <w:r>
          <w:rPr>
            <w:rFonts w:cstheme="minorHAnsi"/>
            <w:sz w:val="24"/>
            <w:szCs w:val="24"/>
          </w:rPr>
          <w:t>mortality trends by cause of death for all 32 Mexican states, by se</w:t>
        </w:r>
      </w:ins>
      <w:ins w:id="48" w:author="José Manuel Aburto" w:date="2018-05-01T22:46:00Z">
        <w:r>
          <w:rPr>
            <w:rFonts w:cstheme="minorHAnsi"/>
            <w:sz w:val="24"/>
            <w:szCs w:val="24"/>
          </w:rPr>
          <w:t>x</w:t>
        </w:r>
      </w:ins>
      <w:ins w:id="49" w:author="José Manuel Aburto" w:date="2018-05-01T22:45:00Z">
        <w:r>
          <w:rPr>
            <w:rFonts w:cstheme="minorHAnsi"/>
            <w:sz w:val="24"/>
            <w:szCs w:val="24"/>
          </w:rPr>
          <w:t>, and over the full period from 1990 to 2015. Thereby complementing previous studies</w:t>
        </w:r>
      </w:ins>
      <w:ins w:id="50" w:author="José Manuel Aburto" w:date="2018-05-01T22:47:00Z">
        <w:r>
          <w:rPr>
            <w:rFonts w:cstheme="minorHAnsi"/>
            <w:sz w:val="24"/>
            <w:szCs w:val="24"/>
          </w:rPr>
          <w:t xml:space="preserve"> focusing </w:t>
        </w:r>
      </w:ins>
      <w:ins w:id="51" w:author="José Manuel Aburto" w:date="2018-05-01T22:48:00Z">
        <w:r>
          <w:rPr>
            <w:rFonts w:cstheme="minorHAnsi"/>
            <w:sz w:val="24"/>
            <w:szCs w:val="24"/>
          </w:rPr>
          <w:t>on earlier years</w:t>
        </w:r>
      </w:ins>
      <w:ins w:id="52" w:author="José Manuel Aburto" w:date="2018-05-01T22:47:00Z">
        <w:r>
          <w:rPr>
            <w:rFonts w:cstheme="minorHAnsi"/>
            <w:sz w:val="24"/>
            <w:szCs w:val="24"/>
          </w:rPr>
          <w:t xml:space="preserve"> of the 21</w:t>
        </w:r>
        <w:r w:rsidRPr="0075177B">
          <w:rPr>
            <w:rFonts w:cstheme="minorHAnsi"/>
            <w:sz w:val="24"/>
            <w:szCs w:val="24"/>
          </w:rPr>
          <w:t>st</w:t>
        </w:r>
        <w:r>
          <w:rPr>
            <w:rFonts w:cstheme="minorHAnsi"/>
            <w:sz w:val="24"/>
            <w:szCs w:val="24"/>
          </w:rPr>
          <w:t xml:space="preserve"> </w:t>
        </w:r>
      </w:ins>
      <w:ins w:id="53" w:author="José Manuel Aburto" w:date="2018-05-01T22:48:00Z">
        <w:r>
          <w:rPr>
            <w:rFonts w:cstheme="minorHAnsi"/>
            <w:sz w:val="24"/>
            <w:szCs w:val="24"/>
          </w:rPr>
          <w:t>century.</w:t>
        </w:r>
      </w:ins>
      <w:r>
        <w:rPr>
          <w:rFonts w:cstheme="minorHAnsi"/>
          <w:sz w:val="24"/>
          <w:szCs w:val="24"/>
        </w:rPr>
        <w:fldChar w:fldCharType="begin">
          <w:fldData xml:space="preserve">PEVuZE5vdGU+PENpdGU+PEF1dGhvcj5BYnVydG88L0F1dGhvcj48WWVhcj4yMDE2PC9ZZWFyPjxS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==
</w:fldData>
        </w:fldChar>
      </w:r>
      <w:r>
        <w:rPr>
          <w:rFonts w:cstheme="minorHAnsi"/>
          <w:sz w:val="24"/>
          <w:szCs w:val="24"/>
        </w:rPr>
        <w:instrText xml:space="preserve"> ADDIN EN.CITE </w:instrText>
      </w:r>
      <w:r>
        <w:rPr>
          <w:rFonts w:cstheme="minorHAnsi"/>
          <w:sz w:val="24"/>
          <w:szCs w:val="24"/>
        </w:rPr>
        <w:fldChar w:fldCharType="begin">
          <w:fldData xml:space="preserve">PEVuZE5vdGU+PENpdGU+PEF1dGhvcj5BYnVydG88L0F1dGhvcj48WWVhcj4yMDE2PC9ZZWFyPjxS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==
</w:fldData>
        </w:fldChar>
      </w:r>
      <w:r>
        <w:rPr>
          <w:rFonts w:cstheme="minorHAnsi"/>
          <w:sz w:val="24"/>
          <w:szCs w:val="24"/>
        </w:rPr>
        <w:instrText xml:space="preserve"> ADDIN EN.CITE.DATA </w:instrText>
      </w:r>
      <w:r>
        <w:rPr>
          <w:rFonts w:cstheme="minorHAnsi"/>
          <w:sz w:val="24"/>
          <w:szCs w:val="24"/>
        </w:rPr>
      </w:r>
      <w:r>
        <w:rPr>
          <w:rFonts w:cstheme="minorHAnsi"/>
          <w:sz w:val="24"/>
          <w:szCs w:val="24"/>
        </w:rPr>
        <w:fldChar w:fldCharType="end"/>
      </w:r>
      <w:r>
        <w:rPr>
          <w:rFonts w:cstheme="minorHAnsi"/>
          <w:sz w:val="24"/>
          <w:szCs w:val="24"/>
        </w:rPr>
      </w:r>
      <w:r>
        <w:rPr>
          <w:rFonts w:cstheme="minorHAnsi"/>
          <w:sz w:val="24"/>
          <w:szCs w:val="24"/>
        </w:rPr>
        <w:fldChar w:fldCharType="separate"/>
      </w:r>
      <w:r w:rsidRPr="0075177B">
        <w:rPr>
          <w:rFonts w:cstheme="minorHAnsi"/>
          <w:noProof/>
          <w:sz w:val="24"/>
          <w:szCs w:val="24"/>
          <w:vertAlign w:val="superscript"/>
        </w:rPr>
        <w:t>3 13-16</w:t>
      </w:r>
      <w:r>
        <w:rPr>
          <w:rFonts w:cstheme="minorHAnsi"/>
          <w:sz w:val="24"/>
          <w:szCs w:val="24"/>
        </w:rPr>
        <w:fldChar w:fldCharType="end"/>
      </w:r>
      <w:ins w:id="54" w:author="José Manuel Aburto" w:date="2018-05-01T22:45:00Z">
        <w:r>
          <w:rPr>
            <w:rFonts w:cstheme="minorHAnsi"/>
            <w:sz w:val="24"/>
            <w:szCs w:val="24"/>
          </w:rPr>
          <w:t xml:space="preserve"> </w:t>
        </w:r>
      </w:ins>
      <w:del w:id="55" w:author="José Manuel Aburto" w:date="2018-05-01T22:50:00Z">
        <w:r w:rsidR="002F5D5E" w:rsidRPr="000705D0" w:rsidDel="0075177B">
          <w:rPr>
            <w:rFonts w:cstheme="minorHAnsi"/>
            <w:sz w:val="24"/>
            <w:szCs w:val="24"/>
          </w:rPr>
          <w:delText xml:space="preserve">We extend previous analyses by using the most recent available data to study mortality trends by cause of death for all 32 Mexican states, by sex, and over the full period from 1990 to 2015. </w:delText>
        </w:r>
      </w:del>
      <w:r w:rsidR="002F5D5E" w:rsidRPr="000705D0">
        <w:rPr>
          <w:rFonts w:cstheme="minorHAnsi"/>
          <w:sz w:val="24"/>
          <w:szCs w:val="24"/>
        </w:rPr>
        <w:t>This choice of period covers several public health interventions and captures several major trends in state and cause-of-death variation. We further segment AM into health intervention-related and</w:t>
      </w:r>
      <w:r w:rsidR="00BC2943" w:rsidRPr="000705D0">
        <w:rPr>
          <w:rFonts w:cstheme="minorHAnsi"/>
          <w:sz w:val="24"/>
          <w:szCs w:val="24"/>
        </w:rPr>
        <w:t xml:space="preserve"> </w:t>
      </w:r>
      <w:r w:rsidR="002F5D5E" w:rsidRPr="000705D0">
        <w:rPr>
          <w:rFonts w:cstheme="minorHAnsi"/>
          <w:sz w:val="24"/>
          <w:szCs w:val="24"/>
        </w:rPr>
        <w:t>behavior-related AM causes that capture the epidemiological patterns of Mexico</w:t>
      </w:r>
      <w:r w:rsidR="00152DE4" w:rsidRPr="000705D0">
        <w:rPr>
          <w:rFonts w:cstheme="minorHAnsi"/>
          <w:sz w:val="24"/>
          <w:szCs w:val="24"/>
        </w:rPr>
        <w:t>.</w:t>
      </w:r>
      <w:r w:rsidR="009144B5" w:rsidRPr="000705D0">
        <w:rPr>
          <w:rFonts w:cstheme="minorHAnsi"/>
          <w:sz w:val="24"/>
          <w:szCs w:val="24"/>
        </w:rPr>
        <w:fldChar w:fldCharType="begin"/>
      </w:r>
      <w:r w:rsidR="00152DE4" w:rsidRPr="000705D0">
        <w:rPr>
          <w:rFonts w:cstheme="minorHAnsi"/>
          <w:sz w:val="24"/>
          <w:szCs w:val="24"/>
        </w:rPr>
        <w:instrText xml:space="preserve"> ADDIN EN.CITE &lt;EndNote&gt;&lt;Cite&gt;&lt;Author&gt;Aburto&lt;/Author&gt;&lt;Year&gt;2016&lt;/Year&gt;&lt;RecNum&gt;14&lt;/RecNum&gt;&lt;DisplayText&gt;&lt;style face="superscript"&gt;14&lt;/style&gt;&lt;/DisplayText&gt;&lt;record&gt;&lt;rec-number&gt;14&lt;/rec-number&gt;&lt;foreign-keys&gt;&lt;key app="EN" db-id="2drptdvw2z50v6eazt65rd5ztfwzpewt2at9" timestamp="1515177959"&gt;14&lt;/key&gt;&lt;/foreign-keys&gt;&lt;ref-type name="Journal Article"&gt;17&lt;/ref-type&gt;&lt;contributors&gt;&lt;authors&gt;&lt;author&gt;Aburto, José Manuel&lt;/author&gt;&lt;author&gt;Beltrán-Sánchez, Hiram&lt;/author&gt;&lt;author&gt;García-Guerrero, Victor Manuel&lt;/author&gt;&lt;author&gt;Canudas-Romo, Vladimir&lt;/author&gt;&lt;/authors&gt;&lt;/contributors&gt;&lt;titles&gt;&lt;title&gt;Homicides in Mexico reversed life expectancy gains for men and slowed them for women, 2000–10&lt;/title&gt;&lt;secondary-title&gt;Health Affairs&lt;/secondary-title&gt;&lt;/titles&gt;&lt;periodical&gt;&lt;full-title&gt;Health affairs&lt;/full-title&gt;&lt;/periodical&gt;&lt;pages&gt;88-95&lt;/pages&gt;&lt;volume&gt;35&lt;/volume&gt;&lt;number&gt;1&lt;/number&gt;&lt;dates&gt;&lt;year&gt;2016&lt;/year&gt;&lt;/dates&gt;&lt;isbn&gt;0278-2715&lt;/isbn&gt;&lt;urls&gt;&lt;/urls&gt;&lt;/record&gt;&lt;/Cite&gt;&lt;/EndNote&gt;</w:instrText>
      </w:r>
      <w:r w:rsidR="009144B5" w:rsidRPr="000705D0">
        <w:rPr>
          <w:rFonts w:cstheme="minorHAnsi"/>
          <w:sz w:val="24"/>
          <w:szCs w:val="24"/>
        </w:rPr>
        <w:fldChar w:fldCharType="separate"/>
      </w:r>
      <w:r w:rsidR="00152DE4" w:rsidRPr="000705D0">
        <w:rPr>
          <w:rFonts w:cstheme="minorHAnsi"/>
          <w:noProof/>
          <w:sz w:val="24"/>
          <w:szCs w:val="24"/>
          <w:vertAlign w:val="superscript"/>
        </w:rPr>
        <w:t>14</w:t>
      </w:r>
      <w:r w:rsidR="009144B5" w:rsidRPr="000705D0">
        <w:rPr>
          <w:rFonts w:cstheme="minorHAnsi"/>
          <w:sz w:val="24"/>
          <w:szCs w:val="24"/>
        </w:rPr>
        <w:fldChar w:fldCharType="end"/>
      </w:r>
      <w:r w:rsidR="002F5D5E" w:rsidRPr="000705D0">
        <w:rPr>
          <w:rFonts w:cstheme="minorHAnsi"/>
          <w:sz w:val="24"/>
          <w:szCs w:val="24"/>
        </w:rPr>
        <w:t xml:space="preserve"> </w:t>
      </w:r>
      <w:del w:id="56" w:author="José Manuel Aburto" w:date="2018-05-01T22:51:00Z">
        <w:r w:rsidR="002F5D5E" w:rsidRPr="000705D0" w:rsidDel="0075177B">
          <w:rPr>
            <w:rFonts w:cstheme="minorHAnsi"/>
            <w:sz w:val="24"/>
            <w:szCs w:val="24"/>
          </w:rPr>
          <w:delText>In addition</w:delText>
        </w:r>
      </w:del>
      <w:ins w:id="57" w:author="José Manuel Aburto" w:date="2018-05-01T22:51:00Z">
        <w:r>
          <w:rPr>
            <w:rFonts w:cstheme="minorHAnsi"/>
            <w:sz w:val="24"/>
            <w:szCs w:val="24"/>
          </w:rPr>
          <w:t>Secondly</w:t>
        </w:r>
      </w:ins>
      <w:r w:rsidR="002F5D5E" w:rsidRPr="000705D0">
        <w:rPr>
          <w:rFonts w:cstheme="minorHAnsi"/>
          <w:sz w:val="24"/>
          <w:szCs w:val="24"/>
        </w:rPr>
        <w:t>, our work differentiates from earlier studies by comparing state mortality patterns with an easy-to-understand low-mortality benchmark calculated for large age groups (i.e. 0-14, 15-49 and 50-84). This concept has been previously used in mortality studies</w:t>
      </w:r>
      <w:r w:rsidR="00152DE4" w:rsidRPr="000705D0">
        <w:rPr>
          <w:rFonts w:cstheme="minorHAnsi"/>
          <w:sz w:val="24"/>
          <w:szCs w:val="24"/>
        </w:rPr>
        <w:t>.</w:t>
      </w:r>
      <w:r w:rsidR="009144B5" w:rsidRPr="000705D0">
        <w:rPr>
          <w:rFonts w:cstheme="minorHAnsi"/>
          <w:sz w:val="24"/>
          <w:szCs w:val="24"/>
        </w:rPr>
        <w:fldChar w:fldCharType="begin">
          <w:fldData xml:space="preserve">PEVuZE5vdGU+PENpdGU+PEF1dGhvcj5XaGVscHRvbjwvQXV0aG9yPjxZZWFyPjE5NDg8L1llYXI+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</w:fldData>
        </w:fldChar>
      </w:r>
      <w:r>
        <w:rPr>
          <w:rFonts w:cstheme="minorHAnsi"/>
          <w:sz w:val="24"/>
          <w:szCs w:val="24"/>
        </w:rPr>
        <w:instrText xml:space="preserve"> ADDIN EN.CITE </w:instrText>
      </w:r>
      <w:r>
        <w:rPr>
          <w:rFonts w:cstheme="minorHAnsi"/>
          <w:sz w:val="24"/>
          <w:szCs w:val="24"/>
        </w:rPr>
        <w:fldChar w:fldCharType="begin">
          <w:fldData xml:space="preserve">PEVuZE5vdGU+PENpdGU+PEF1dGhvcj5XaGVscHRvbjwvQXV0aG9yPjxZZWFyPjE5NDg8L1llYXI+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</w:fldData>
        </w:fldChar>
      </w:r>
      <w:r>
        <w:rPr>
          <w:rFonts w:cstheme="minorHAnsi"/>
          <w:sz w:val="24"/>
          <w:szCs w:val="24"/>
        </w:rPr>
        <w:instrText xml:space="preserve"> ADDIN EN.CITE.DATA </w:instrText>
      </w:r>
      <w:r>
        <w:rPr>
          <w:rFonts w:cstheme="minorHAnsi"/>
          <w:sz w:val="24"/>
          <w:szCs w:val="24"/>
        </w:rPr>
      </w:r>
      <w:r>
        <w:rPr>
          <w:rFonts w:cstheme="minorHAnsi"/>
          <w:sz w:val="24"/>
          <w:szCs w:val="24"/>
        </w:rPr>
        <w:fldChar w:fldCharType="end"/>
      </w:r>
      <w:r w:rsidR="009144B5" w:rsidRPr="000705D0">
        <w:rPr>
          <w:rFonts w:cstheme="minorHAnsi"/>
          <w:sz w:val="24"/>
          <w:szCs w:val="24"/>
        </w:rPr>
      </w:r>
      <w:r w:rsidR="009144B5" w:rsidRPr="000705D0">
        <w:rPr>
          <w:rFonts w:cstheme="minorHAnsi"/>
          <w:sz w:val="24"/>
          <w:szCs w:val="24"/>
        </w:rPr>
        <w:fldChar w:fldCharType="separate"/>
      </w:r>
      <w:r w:rsidRPr="0075177B">
        <w:rPr>
          <w:rFonts w:cstheme="minorHAnsi"/>
          <w:noProof/>
          <w:sz w:val="24"/>
          <w:szCs w:val="24"/>
          <w:vertAlign w:val="superscript"/>
        </w:rPr>
        <w:t>17-19</w:t>
      </w:r>
      <w:r w:rsidR="009144B5" w:rsidRPr="000705D0">
        <w:rPr>
          <w:rFonts w:cstheme="minorHAnsi"/>
          <w:sz w:val="24"/>
          <w:szCs w:val="24"/>
        </w:rPr>
        <w:fldChar w:fldCharType="end"/>
      </w:r>
      <w:r w:rsidR="002F5D5E" w:rsidRPr="000705D0">
        <w:rPr>
          <w:rFonts w:cstheme="minorHAnsi"/>
          <w:sz w:val="24"/>
          <w:szCs w:val="24"/>
        </w:rPr>
        <w:t xml:space="preserve"> Deviations from the low-mortality benchmark indicate a strong potential for improvement.</w:t>
      </w:r>
    </w:p>
    <w:p w14:paraId="4E0B9852" w14:textId="7777777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14E56AB4" w14:textId="79F1418A"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We hypothesize age-dependent variations in mortality outcomes.</w:t>
      </w:r>
      <w:r w:rsidR="00BC2943" w:rsidRPr="000705D0">
        <w:rPr>
          <w:rFonts w:cstheme="minorHAnsi"/>
          <w:sz w:val="24"/>
          <w:szCs w:val="24"/>
        </w:rPr>
        <w:t xml:space="preserve"> </w:t>
      </w:r>
      <w:r w:rsidRPr="000705D0">
        <w:rPr>
          <w:rFonts w:cstheme="minorHAnsi"/>
          <w:sz w:val="24"/>
          <w:szCs w:val="24"/>
        </w:rPr>
        <w:t>In particular, we expect convergence between states and improvement in survival</w:t>
      </w:r>
      <w:r w:rsidR="00BC2943" w:rsidRPr="000705D0">
        <w:rPr>
          <w:rFonts w:cstheme="minorHAnsi"/>
          <w:sz w:val="24"/>
          <w:szCs w:val="24"/>
        </w:rPr>
        <w:t xml:space="preserve"> </w:t>
      </w:r>
      <w:r w:rsidRPr="000705D0">
        <w:rPr>
          <w:rFonts w:cstheme="minorHAnsi"/>
          <w:sz w:val="24"/>
          <w:szCs w:val="24"/>
        </w:rPr>
        <w:t xml:space="preserve">for young people, since public health </w:t>
      </w:r>
      <w:r w:rsidRPr="000705D0">
        <w:rPr>
          <w:rFonts w:cstheme="minorHAnsi"/>
          <w:sz w:val="24"/>
          <w:szCs w:val="24"/>
        </w:rPr>
        <w:lastRenderedPageBreak/>
        <w:t xml:space="preserve">interventions are mainly focused on infant and child health. For instance, the vaccination program and </w:t>
      </w:r>
      <w:r w:rsidRPr="000705D0">
        <w:rPr>
          <w:rFonts w:cstheme="minorHAnsi"/>
          <w:i/>
          <w:sz w:val="24"/>
          <w:szCs w:val="24"/>
        </w:rPr>
        <w:t>Seguro Popular</w:t>
      </w:r>
      <w:r w:rsidRPr="000705D0">
        <w:rPr>
          <w:rFonts w:cstheme="minorHAnsi"/>
          <w:sz w:val="24"/>
          <w:szCs w:val="24"/>
        </w:rPr>
        <w:t xml:space="preserve"> aim to fully cover </w:t>
      </w:r>
      <w:r w:rsidR="009144B5" w:rsidRPr="000705D0">
        <w:rPr>
          <w:rFonts w:cstheme="minorHAnsi"/>
          <w:sz w:val="24"/>
          <w:szCs w:val="24"/>
        </w:rPr>
        <w:t xml:space="preserve">children in the entire country, </w:t>
      </w:r>
      <w:r w:rsidRPr="000705D0">
        <w:rPr>
          <w:rFonts w:cstheme="minorHAnsi"/>
          <w:sz w:val="24"/>
          <w:szCs w:val="24"/>
        </w:rPr>
        <w:t>and recent</w:t>
      </w:r>
      <w:r w:rsidR="00BC2943" w:rsidRPr="000705D0">
        <w:rPr>
          <w:rFonts w:cstheme="minorHAnsi"/>
          <w:sz w:val="24"/>
          <w:szCs w:val="24"/>
        </w:rPr>
        <w:t xml:space="preserve"> </w:t>
      </w:r>
      <w:r w:rsidRPr="000705D0">
        <w:rPr>
          <w:rFonts w:cstheme="minorHAnsi"/>
          <w:sz w:val="24"/>
          <w:szCs w:val="24"/>
        </w:rPr>
        <w:t>evidence suggests a decrease in mortality below age 15 due to a decline</w:t>
      </w:r>
      <w:r w:rsidR="009144B5" w:rsidRPr="000705D0">
        <w:rPr>
          <w:rFonts w:cstheme="minorHAnsi"/>
          <w:sz w:val="24"/>
          <w:szCs w:val="24"/>
        </w:rPr>
        <w:t xml:space="preserve"> </w:t>
      </w:r>
      <w:r w:rsidRPr="000705D0">
        <w:rPr>
          <w:rFonts w:cstheme="minorHAnsi"/>
          <w:sz w:val="24"/>
          <w:szCs w:val="24"/>
        </w:rPr>
        <w:t>in infectious and respiratory diseases</w:t>
      </w:r>
      <w:r w:rsidR="00152DE4" w:rsidRPr="000705D0">
        <w:rPr>
          <w:rFonts w:cstheme="minorHAnsi"/>
          <w:sz w:val="24"/>
          <w:szCs w:val="24"/>
        </w:rPr>
        <w:t>.</w:t>
      </w:r>
      <w:r w:rsidR="009144B5" w:rsidRPr="000705D0">
        <w:rPr>
          <w:rFonts w:cstheme="minorHAnsi"/>
          <w:sz w:val="24"/>
          <w:szCs w:val="24"/>
        </w:rPr>
        <w:fldChar w:fldCharType="begin"/>
      </w:r>
      <w:r w:rsidR="0075177B">
        <w:rPr>
          <w:rFonts w:cstheme="minorHAnsi"/>
          <w:sz w:val="24"/>
          <w:szCs w:val="24"/>
        </w:rPr>
        <w:instrText xml:space="preserve"> ADDIN EN.CITE &lt;EndNote&gt;&lt;Cite&gt;&lt;Author&gt;González-Pier&lt;/Author&gt;&lt;Year&gt;2016&lt;/Year&gt;&lt;RecNum&gt;18&lt;/RecNum&gt;&lt;DisplayText&gt;&lt;style face="superscript"&gt;20&lt;/style&gt;&lt;/DisplayText&gt;&lt;record&gt;&lt;rec-number&gt;18&lt;/rec-number&gt;&lt;foreign-keys&gt;&lt;key app="EN" db-id="2drptdvw2z50v6eazt65rd5ztfwzpewt2at9" timestamp="1515177959"&gt;18&lt;/key&gt;&lt;/foreign-keys&gt;&lt;ref-type name="Journal Article"&gt;17&lt;/ref-type&gt;&lt;contributors&gt;&lt;authors&gt;&lt;author&gt;González-Pier, Eduardo&lt;/author&gt;&lt;author&gt;Barraza-Lloréns, Mariana&lt;/author&gt;&lt;author&gt;Beyeler, Naomi&lt;/author&gt;&lt;author&gt;Jamison, Dean&lt;/author&gt;&lt;author&gt;Knaul, Felicia&lt;/author&gt;&lt;author&gt;Lozano, Rafael&lt;/author&gt;&lt;author&gt;Yamey, Gavin&lt;/author&gt;&lt;author&gt;Sepúlveda, Jaime&lt;/author&gt;&lt;/authors&gt;&lt;/contributors&gt;&lt;titles&gt;&lt;title&gt;Mexico&amp;apos;s path towards the Sustainable Development Goal for health: an assessment of the feasibility of reducing premature mortality by 40% by 2030&lt;/title&gt;&lt;secondary-title&gt;The Lancet Global Health&lt;/secondary-title&gt;&lt;/titles&gt;&lt;periodical&gt;&lt;full-title&gt;The Lancet Global Health&lt;/full-title&gt;&lt;/periodical&gt;&lt;pages&gt;e714-e725&lt;/pages&gt;&lt;volume&gt;4&lt;/volume&gt;&lt;number&gt;10&lt;/number&gt;&lt;dates&gt;&lt;year&gt;2016&lt;/year&gt;&lt;/dates&gt;&lt;isbn&gt;2214-109X&lt;/isbn&gt;&lt;urls&gt;&lt;/urls&gt;&lt;/record&gt;&lt;/Cite&gt;&lt;/EndNote&gt;</w:instrText>
      </w:r>
      <w:r w:rsidR="009144B5" w:rsidRPr="000705D0">
        <w:rPr>
          <w:rFonts w:cstheme="minorHAnsi"/>
          <w:sz w:val="24"/>
          <w:szCs w:val="24"/>
        </w:rPr>
        <w:fldChar w:fldCharType="separate"/>
      </w:r>
      <w:r w:rsidR="0075177B" w:rsidRPr="0075177B">
        <w:rPr>
          <w:rFonts w:cstheme="minorHAnsi"/>
          <w:noProof/>
          <w:sz w:val="24"/>
          <w:szCs w:val="24"/>
          <w:vertAlign w:val="superscript"/>
        </w:rPr>
        <w:t>20</w:t>
      </w:r>
      <w:r w:rsidR="009144B5" w:rsidRPr="000705D0">
        <w:rPr>
          <w:rFonts w:cstheme="minorHAnsi"/>
          <w:sz w:val="24"/>
          <w:szCs w:val="24"/>
        </w:rPr>
        <w:fldChar w:fldCharType="end"/>
      </w:r>
      <w:r w:rsidRPr="000705D0">
        <w:rPr>
          <w:rFonts w:cstheme="minorHAnsi"/>
          <w:sz w:val="24"/>
          <w:szCs w:val="24"/>
        </w:rPr>
        <w:t xml:space="preserve"> On the contrary, we</w:t>
      </w:r>
      <w:r w:rsidR="009144B5" w:rsidRPr="000705D0">
        <w:rPr>
          <w:rFonts w:cstheme="minorHAnsi"/>
          <w:sz w:val="24"/>
          <w:szCs w:val="24"/>
        </w:rPr>
        <w:t xml:space="preserve"> </w:t>
      </w:r>
      <w:r w:rsidRPr="000705D0">
        <w:rPr>
          <w:rFonts w:cstheme="minorHAnsi"/>
          <w:sz w:val="24"/>
          <w:szCs w:val="24"/>
        </w:rPr>
        <w:t>expect little improvement in survival for the young-adult population due to the sudden and egregious rise in homicide mortality</w:t>
      </w:r>
      <w:r w:rsidR="00152DE4" w:rsidRPr="000705D0">
        <w:rPr>
          <w:rFonts w:cstheme="minorHAnsi"/>
          <w:sz w:val="24"/>
          <w:szCs w:val="24"/>
        </w:rPr>
        <w:t>.</w:t>
      </w:r>
      <w:r w:rsidR="009144B5" w:rsidRPr="000705D0">
        <w:rPr>
          <w:rFonts w:cstheme="minorHAnsi"/>
          <w:sz w:val="24"/>
          <w:szCs w:val="24"/>
        </w:rPr>
        <w:fldChar w:fldCharType="begin"/>
      </w:r>
      <w:r w:rsidR="0075177B">
        <w:rPr>
          <w:rFonts w:cstheme="minorHAnsi"/>
          <w:sz w:val="24"/>
          <w:szCs w:val="24"/>
        </w:rPr>
        <w:instrText xml:space="preserve"> ADDIN EN.CITE &lt;EndNote&gt;&lt;Cite&gt;&lt;Author&gt;Gamlin&lt;/Author&gt;&lt;Year&gt;2015&lt;/Year&gt;&lt;RecNum&gt;19&lt;/RecNum&gt;&lt;DisplayText&gt;&lt;style face="superscript"&gt;21&lt;/style&gt;&lt;/DisplayText&gt;&lt;record&gt;&lt;rec-number&gt;19&lt;/rec-number&gt;&lt;foreign-keys&gt;&lt;key app="EN" db-id="2drptdvw2z50v6eazt65rd5ztfwzpewt2at9" timestamp="1515177960"&gt;19&lt;/key&gt;&lt;/foreign-keys&gt;&lt;ref-type name="Journal Article"&gt;17&lt;/ref-type&gt;&lt;contributors&gt;&lt;authors&gt;&lt;author&gt;Gamlin, Jennie&lt;/author&gt;&lt;/authors&gt;&lt;/contributors&gt;&lt;titles&gt;&lt;title&gt;Violence and homicide in Mexico: a global health issue&lt;/title&gt;&lt;secondary-title&gt;The Lancet&lt;/secondary-title&gt;&lt;/titles&gt;&lt;periodical&gt;&lt;full-title&gt;The Lancet&lt;/full-title&gt;&lt;/periodical&gt;&lt;pages&gt;605-606&lt;/pages&gt;&lt;volume&gt;385&lt;/volume&gt;&lt;number&gt;9968&lt;/number&gt;&lt;dates&gt;&lt;year&gt;2015&lt;/year&gt;&lt;/dates&gt;&lt;isbn&gt;0140-6736&lt;/isbn&gt;&lt;urls&gt;&lt;/urls&gt;&lt;/record&gt;&lt;/Cite&gt;&lt;/EndNote&gt;</w:instrText>
      </w:r>
      <w:r w:rsidR="009144B5" w:rsidRPr="000705D0">
        <w:rPr>
          <w:rFonts w:cstheme="minorHAnsi"/>
          <w:sz w:val="24"/>
          <w:szCs w:val="24"/>
        </w:rPr>
        <w:fldChar w:fldCharType="separate"/>
      </w:r>
      <w:r w:rsidR="0075177B" w:rsidRPr="0075177B">
        <w:rPr>
          <w:rFonts w:cstheme="minorHAnsi"/>
          <w:noProof/>
          <w:sz w:val="24"/>
          <w:szCs w:val="24"/>
          <w:vertAlign w:val="superscript"/>
        </w:rPr>
        <w:t>21</w:t>
      </w:r>
      <w:r w:rsidR="009144B5" w:rsidRPr="000705D0">
        <w:rPr>
          <w:rFonts w:cstheme="minorHAnsi"/>
          <w:sz w:val="24"/>
          <w:szCs w:val="24"/>
        </w:rPr>
        <w:fldChar w:fldCharType="end"/>
      </w:r>
      <w:r w:rsidRPr="000705D0">
        <w:rPr>
          <w:rFonts w:cstheme="minorHAnsi"/>
          <w:sz w:val="24"/>
          <w:szCs w:val="24"/>
        </w:rPr>
        <w:t xml:space="preserve"> We foresee health deterioration among older adults due to documented increases in diabetes mortality</w:t>
      </w:r>
      <w:r w:rsidR="00152DE4" w:rsidRPr="000705D0">
        <w:rPr>
          <w:rFonts w:cstheme="minorHAnsi"/>
          <w:sz w:val="24"/>
          <w:szCs w:val="24"/>
        </w:rPr>
        <w:t>.</w:t>
      </w:r>
      <w:r w:rsidR="009144B5" w:rsidRPr="000705D0">
        <w:rPr>
          <w:rFonts w:cstheme="minorHAnsi"/>
          <w:sz w:val="24"/>
          <w:szCs w:val="24"/>
        </w:rPr>
        <w:fldChar w:fldCharType="begin"/>
      </w:r>
      <w:r w:rsidR="0075177B">
        <w:rPr>
          <w:rFonts w:cstheme="minorHAnsi"/>
          <w:sz w:val="24"/>
          <w:szCs w:val="24"/>
        </w:rPr>
        <w:instrText xml:space="preserve"> ADDIN EN.CITE &lt;EndNote&gt;&lt;Cite&gt;&lt;Author&gt;González-Pier&lt;/Author&gt;&lt;Year&gt;2016&lt;/Year&gt;&lt;RecNum&gt;107&lt;/RecNum&gt;&lt;DisplayText&gt;&lt;style face="superscript"&gt;20&lt;/style&gt;&lt;/DisplayText&gt;&lt;record&gt;&lt;rec-number&gt;107&lt;/rec-number&gt;&lt;foreign-keys&gt;&lt;key app="EN" db-id="s0ts55z0yzxexzefetlve2930vp0fedve902" timestamp="0"&gt;107&lt;/key&gt;&lt;/foreign-keys&gt;&lt;ref-type name="Journal Article"&gt;17&lt;/ref-type&gt;&lt;contributors&gt;&lt;authors&gt;&lt;author&gt;González-Pier, Eduardo&lt;/author&gt;&lt;author&gt;Barraza-Lloréns, Mariana&lt;/author&gt;&lt;author&gt;Beyeler, Naomi&lt;/author&gt;&lt;author&gt;Jamison, Dean&lt;/author&gt;&lt;author&gt;Knaul, Felicia&lt;/author&gt;&lt;author&gt;Lozano, Rafael&lt;/author&gt;&lt;author&gt;Yamey, Gavin&lt;/author&gt;&lt;author&gt;Sepúlveda, Jaime&lt;/author&gt;&lt;/authors&gt;&lt;/contributors&gt;&lt;titles&gt;&lt;title&gt;Mexico&amp;apos;s path towards the Sustainable Development Goal for health: an assessment of the feasibility of reducing premature mortality by 40% by 2030&lt;/title&gt;&lt;secondary-title&gt;The Lancet Global Health&lt;/secondary-title&gt;&lt;/titles&gt;&lt;pages&gt;e714-e725&lt;/pages&gt;&lt;volume&gt;4&lt;/volume&gt;&lt;number&gt;10&lt;/number&gt;&lt;dates&gt;&lt;year&gt;2016&lt;/year&gt;&lt;/dates&gt;&lt;isbn&gt;2214-109X&lt;/isbn&gt;&lt;urls&gt;&lt;/urls&gt;&lt;/record&gt;&lt;/Cite&gt;&lt;/EndNote&gt;</w:instrText>
      </w:r>
      <w:r w:rsidR="009144B5" w:rsidRPr="000705D0">
        <w:rPr>
          <w:rFonts w:cstheme="minorHAnsi"/>
          <w:sz w:val="24"/>
          <w:szCs w:val="24"/>
        </w:rPr>
        <w:fldChar w:fldCharType="separate"/>
      </w:r>
      <w:r w:rsidR="0075177B" w:rsidRPr="0075177B">
        <w:rPr>
          <w:rFonts w:cstheme="minorHAnsi"/>
          <w:noProof/>
          <w:sz w:val="24"/>
          <w:szCs w:val="24"/>
          <w:vertAlign w:val="superscript"/>
        </w:rPr>
        <w:t>20</w:t>
      </w:r>
      <w:r w:rsidR="009144B5" w:rsidRPr="000705D0">
        <w:rPr>
          <w:rFonts w:cstheme="minorHAnsi"/>
          <w:sz w:val="24"/>
          <w:szCs w:val="24"/>
        </w:rPr>
        <w:fldChar w:fldCharType="end"/>
      </w:r>
      <w:r w:rsidRPr="000705D0">
        <w:rPr>
          <w:rFonts w:cstheme="minorHAnsi"/>
          <w:sz w:val="24"/>
          <w:szCs w:val="24"/>
        </w:rPr>
        <w:t xml:space="preserve"> Although every</w:t>
      </w:r>
      <w:r w:rsidR="00BC2943" w:rsidRPr="000705D0">
        <w:rPr>
          <w:rFonts w:cstheme="minorHAnsi"/>
          <w:sz w:val="24"/>
          <w:szCs w:val="24"/>
        </w:rPr>
        <w:t xml:space="preserve"> </w:t>
      </w:r>
      <w:r w:rsidRPr="000705D0">
        <w:rPr>
          <w:rFonts w:cstheme="minorHAnsi"/>
          <w:sz w:val="24"/>
          <w:szCs w:val="24"/>
        </w:rPr>
        <w:t>stat</w:t>
      </w:r>
      <w:r w:rsidR="009144B5" w:rsidRPr="000705D0">
        <w:rPr>
          <w:rFonts w:cstheme="minorHAnsi"/>
          <w:sz w:val="24"/>
          <w:szCs w:val="24"/>
        </w:rPr>
        <w:t xml:space="preserve">e has the commitment to provide </w:t>
      </w:r>
      <w:r w:rsidRPr="000705D0">
        <w:rPr>
          <w:rFonts w:cstheme="minorHAnsi"/>
          <w:sz w:val="24"/>
          <w:szCs w:val="24"/>
        </w:rPr>
        <w:t>universal coverage and equitable access to health care, we anticipate disparities in mortality improvements between states due to heterogeneous epidemiological transitions among states</w:t>
      </w:r>
      <w:r w:rsidR="00152DE4" w:rsidRPr="000705D0">
        <w:rPr>
          <w:rFonts w:cstheme="minorHAnsi"/>
          <w:sz w:val="24"/>
          <w:szCs w:val="24"/>
        </w:rPr>
        <w:t>,</w:t>
      </w:r>
      <w:r w:rsidR="009144B5" w:rsidRPr="000705D0">
        <w:rPr>
          <w:rFonts w:cstheme="minorHAnsi"/>
          <w:sz w:val="24"/>
          <w:szCs w:val="24"/>
        </w:rPr>
        <w:fldChar w:fldCharType="begin"/>
      </w:r>
      <w:r w:rsidR="0075177B">
        <w:rPr>
          <w:rFonts w:cstheme="minorHAnsi"/>
          <w:sz w:val="24"/>
          <w:szCs w:val="24"/>
        </w:rPr>
        <w:instrText xml:space="preserve"> ADDIN EN.CITE &lt;EndNote&gt;&lt;Cite&gt;&lt;Author&gt;Gómez-Dantés&lt;/Author&gt;&lt;Year&gt;2016&lt;/Year&gt;&lt;RecNum&gt;20&lt;/RecNum&gt;&lt;DisplayText&gt;&lt;style face="superscript"&gt;16&lt;/style&gt;&lt;/DisplayText&gt;&lt;record&gt;&lt;rec-number&gt;20&lt;/rec-number&gt;&lt;foreign-keys&gt;&lt;key app="EN" db-id="2drptdvw2z50v6eazt65rd5ztfwzpewt2at9" timestamp="1515177960"&gt;20&lt;/key&gt;&lt;/foreign-keys&gt;&lt;ref-type name="Journal Article"&gt;17&lt;/ref-type&gt;&lt;contributors&gt;&lt;authors&gt;&lt;author&gt;Gómez-Dantés, Héctor&lt;/author&gt;&lt;author&gt;Fullman, Nancy&lt;/author&gt;&lt;author&gt;Lamadrid-Figueroa, Héctor&lt;/author&gt;&lt;author&gt;Cahuana-Hurtado, Lucero&lt;/author&gt;&lt;author&gt;Darney, Blair&lt;/author&gt;&lt;author&gt;Avila-Burgos, Leticia&lt;/author&gt;&lt;author&gt;Correa-Rotter, Ricardo&lt;/author&gt;&lt;author&gt;Rivera, Juan A&lt;/author&gt;&lt;author&gt;Barquera, Simon&lt;/author&gt;&lt;author&gt;González-Pier, Eduardo&lt;/author&gt;&lt;/authors&gt;&lt;/contributors&gt;&lt;titles&gt;&lt;title&gt;Dissonant health transition in the states of Mexico, 1990–2013: a systematic analysis for the Global Burden of Disease Study 2013&lt;/title&gt;&lt;secondary-title&gt;The Lancet&lt;/secondary-title&gt;&lt;/titles&gt;&lt;periodical&gt;&lt;full-title&gt;The Lancet&lt;/full-title&gt;&lt;/periodical&gt;&lt;pages&gt;2386-2402&lt;/pages&gt;&lt;volume&gt;388&lt;/volume&gt;&lt;number&gt;10058&lt;/number&gt;&lt;dates&gt;&lt;year&gt;2016&lt;/year&gt;&lt;/dates&gt;&lt;isbn&gt;0140-6736&lt;/isbn&gt;&lt;urls&gt;&lt;/urls&gt;&lt;/record&gt;&lt;/Cite&gt;&lt;/EndNote&gt;</w:instrText>
      </w:r>
      <w:r w:rsidR="009144B5" w:rsidRPr="000705D0">
        <w:rPr>
          <w:rFonts w:cstheme="minorHAnsi"/>
          <w:sz w:val="24"/>
          <w:szCs w:val="24"/>
        </w:rPr>
        <w:fldChar w:fldCharType="separate"/>
      </w:r>
      <w:r w:rsidR="0075177B" w:rsidRPr="0075177B">
        <w:rPr>
          <w:rFonts w:cstheme="minorHAnsi"/>
          <w:noProof/>
          <w:sz w:val="24"/>
          <w:szCs w:val="24"/>
          <w:vertAlign w:val="superscript"/>
        </w:rPr>
        <w:t>16</w:t>
      </w:r>
      <w:r w:rsidR="009144B5" w:rsidRPr="000705D0">
        <w:rPr>
          <w:rFonts w:cstheme="minorHAnsi"/>
          <w:sz w:val="24"/>
          <w:szCs w:val="24"/>
        </w:rPr>
        <w:fldChar w:fldCharType="end"/>
      </w:r>
      <w:r w:rsidRPr="000705D0">
        <w:rPr>
          <w:rFonts w:cstheme="minorHAnsi"/>
          <w:sz w:val="24"/>
          <w:szCs w:val="24"/>
        </w:rPr>
        <w:t xml:space="preserve"> and differences in how health care programs have been delivered to the population</w:t>
      </w:r>
      <w:r w:rsidR="00152DE4" w:rsidRPr="000705D0">
        <w:rPr>
          <w:rFonts w:cstheme="minorHAnsi"/>
          <w:sz w:val="24"/>
          <w:szCs w:val="24"/>
        </w:rPr>
        <w:t>.</w:t>
      </w:r>
      <w:r w:rsidR="009144B5" w:rsidRPr="000705D0">
        <w:rPr>
          <w:rFonts w:cstheme="minorHAnsi"/>
          <w:sz w:val="24"/>
          <w:szCs w:val="24"/>
        </w:rPr>
        <w:fldChar w:fldCharType="begin"/>
      </w:r>
      <w:r w:rsidR="0075177B">
        <w:rPr>
          <w:rFonts w:cstheme="minorHAnsi"/>
          <w:sz w:val="24"/>
          <w:szCs w:val="24"/>
        </w:rPr>
        <w:instrText xml:space="preserve"> ADDIN EN.CITE &lt;EndNote&gt;&lt;Cite&gt;&lt;Author&gt;Frenk&lt;/Author&gt;&lt;Year&gt;2006&lt;/Year&gt;&lt;RecNum&gt;21&lt;/RecNum&gt;&lt;DisplayText&gt;&lt;style face="superscript"&gt;22&lt;/style&gt;&lt;/DisplayText&gt;&lt;record&gt;&lt;rec-number&gt;21&lt;/rec-number&gt;&lt;foreign-keys&gt;&lt;key app="EN" db-id="2drptdvw2z50v6eazt65rd5ztfwzpewt2at9" timestamp="1515177960"&gt;21&lt;/key&gt;&lt;/foreign-keys&gt;&lt;ref-type name="Journal Article"&gt;17&lt;/ref-type&gt;&lt;contributors&gt;&lt;authors&gt;&lt;author&gt;Frenk, Julio&lt;/author&gt;&lt;/authors&gt;&lt;/contributors&gt;&lt;titles&gt;&lt;title&gt;Bridging the divide: global lessons from evidence-based health policy in Mexico&lt;/title&gt;&lt;secondary-title&gt;The Lancet&lt;/secondary-title&gt;&lt;/titles&gt;&lt;periodical&gt;&lt;full-title&gt;The Lancet&lt;/full-title&gt;&lt;/periodical&gt;&lt;pages&gt;954-961&lt;/pages&gt;&lt;volume&gt;368&lt;/volume&gt;&lt;number&gt;9539&lt;/number&gt;&lt;dates&gt;&lt;year&gt;2006&lt;/year&gt;&lt;/dates&gt;&lt;isbn&gt;0140-6736&lt;/isbn&gt;&lt;urls&gt;&lt;/urls&gt;&lt;/record&gt;&lt;/Cite&gt;&lt;/EndNote&gt;</w:instrText>
      </w:r>
      <w:r w:rsidR="009144B5" w:rsidRPr="000705D0">
        <w:rPr>
          <w:rFonts w:cstheme="minorHAnsi"/>
          <w:sz w:val="24"/>
          <w:szCs w:val="24"/>
        </w:rPr>
        <w:fldChar w:fldCharType="separate"/>
      </w:r>
      <w:r w:rsidR="0075177B" w:rsidRPr="0075177B">
        <w:rPr>
          <w:rFonts w:cstheme="minorHAnsi"/>
          <w:noProof/>
          <w:sz w:val="24"/>
          <w:szCs w:val="24"/>
          <w:vertAlign w:val="superscript"/>
        </w:rPr>
        <w:t>22</w:t>
      </w:r>
      <w:r w:rsidR="009144B5" w:rsidRPr="000705D0">
        <w:rPr>
          <w:rFonts w:cstheme="minorHAnsi"/>
          <w:sz w:val="24"/>
          <w:szCs w:val="24"/>
        </w:rPr>
        <w:fldChar w:fldCharType="end"/>
      </w:r>
    </w:p>
    <w:p w14:paraId="403B329D" w14:textId="7777777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3A1185DB" w14:textId="7777777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heme="minorHAnsi"/>
          <w:sz w:val="24"/>
          <w:szCs w:val="24"/>
        </w:rPr>
      </w:pPr>
    </w:p>
    <w:p w14:paraId="669851B2" w14:textId="64543D77" w:rsidR="00162930" w:rsidRPr="000705D0" w:rsidRDefault="00162930" w:rsidP="00E07741">
      <w:pPr>
        <w:jc w:val="both"/>
        <w:rPr>
          <w:rFonts w:cstheme="minorHAnsi"/>
          <w:b/>
          <w:sz w:val="24"/>
          <w:szCs w:val="24"/>
        </w:rPr>
      </w:pPr>
      <w:r w:rsidRPr="000705D0">
        <w:rPr>
          <w:rFonts w:cstheme="minorHAnsi"/>
          <w:b/>
          <w:sz w:val="24"/>
          <w:szCs w:val="24"/>
        </w:rPr>
        <w:t>Data sources &amp; methods</w:t>
      </w:r>
    </w:p>
    <w:p w14:paraId="4D48EDB6" w14:textId="1DC431A6"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heme="minorHAnsi"/>
          <w:sz w:val="24"/>
          <w:szCs w:val="24"/>
        </w:rPr>
      </w:pPr>
    </w:p>
    <w:p w14:paraId="53129AA6" w14:textId="5ED0C7B8"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Our analyses are based on publicly available anonymized datasets. We used death register microdata files produced by the</w:t>
      </w:r>
      <w:r w:rsidR="001B6139" w:rsidRPr="000705D0">
        <w:rPr>
          <w:rFonts w:cstheme="minorHAnsi"/>
          <w:sz w:val="24"/>
          <w:szCs w:val="24"/>
        </w:rPr>
        <w:t xml:space="preserve"> </w:t>
      </w:r>
      <w:r w:rsidRPr="000705D0">
        <w:rPr>
          <w:rFonts w:cstheme="minorHAnsi"/>
          <w:sz w:val="24"/>
          <w:szCs w:val="24"/>
        </w:rPr>
        <w:t xml:space="preserve">Mexican Statistical Office (INEGI) </w:t>
      </w:r>
      <w:r w:rsidR="00862638" w:rsidRPr="000705D0">
        <w:rPr>
          <w:rFonts w:cstheme="minorHAnsi"/>
          <w:sz w:val="24"/>
          <w:szCs w:val="24"/>
        </w:rPr>
        <w:t xml:space="preserve">for years </w:t>
      </w:r>
      <w:r w:rsidRPr="000705D0">
        <w:rPr>
          <w:rFonts w:cstheme="minorHAnsi"/>
          <w:sz w:val="24"/>
          <w:szCs w:val="24"/>
        </w:rPr>
        <w:t>1990 to 2015</w:t>
      </w:r>
      <w:r w:rsidR="00152DE4" w:rsidRPr="000705D0">
        <w:rPr>
          <w:rFonts w:cstheme="minorHAnsi"/>
          <w:sz w:val="24"/>
          <w:szCs w:val="24"/>
        </w:rPr>
        <w:t>.</w:t>
      </w:r>
      <w:r w:rsidR="001B6139" w:rsidRPr="000705D0">
        <w:rPr>
          <w:rFonts w:cstheme="minorHAnsi"/>
          <w:sz w:val="24"/>
          <w:szCs w:val="24"/>
        </w:rPr>
        <w:fldChar w:fldCharType="begin"/>
      </w:r>
      <w:r w:rsidR="0075177B">
        <w:rPr>
          <w:rFonts w:cstheme="minorHAnsi"/>
          <w:sz w:val="24"/>
          <w:szCs w:val="24"/>
        </w:rPr>
        <w:instrText xml:space="preserve"> ADDIN EN.CITE &lt;EndNote&gt;&lt;Cite&gt;&lt;Author&gt;INEGI&lt;/Author&gt;&lt;Year&gt;2017&lt;/Year&gt;&lt;RecNum&gt;22&lt;/RecNum&gt;&lt;DisplayText&gt;&lt;style face="superscript"&gt;23&lt;/style&gt;&lt;/DisplayText&gt;&lt;record&gt;&lt;rec-number&gt;22&lt;/rec-number&gt;&lt;foreign-keys&gt;&lt;key app="EN" db-id="2drptdvw2z50v6eazt65rd5ztfwzpewt2at9" timestamp="1515177960"&gt;22&lt;/key&gt;&lt;/foreign-keys&gt;&lt;ref-type name="Journal Article"&gt;17&lt;/ref-type&gt;&lt;contributors&gt;&lt;authors&gt;&lt;author&gt;INEGI&lt;/author&gt;&lt;/authors&gt;&lt;/contributors&gt;&lt;titles&gt;&lt;title&gt;Estadísticas vitales Mortalidad&lt;/title&gt;&lt;secondary-title&gt;National Institute of Statistics Mexico&lt;/secondary-title&gt;&lt;/titles&gt;&lt;periodical&gt;&lt;full-title&gt;National Institute of Statistics Mexico&lt;/full-title&gt;&lt;/periodical&gt;&lt;dates&gt;&lt;year&gt;2017&lt;/year&gt;&lt;/dates&gt;&lt;urls&gt;&lt;/urls&gt;&lt;/record&gt;&lt;/Cite&gt;&lt;/EndNote&gt;</w:instrText>
      </w:r>
      <w:r w:rsidR="001B6139" w:rsidRPr="000705D0">
        <w:rPr>
          <w:rFonts w:cstheme="minorHAnsi"/>
          <w:sz w:val="24"/>
          <w:szCs w:val="24"/>
        </w:rPr>
        <w:fldChar w:fldCharType="separate"/>
      </w:r>
      <w:r w:rsidR="0075177B" w:rsidRPr="0075177B">
        <w:rPr>
          <w:rFonts w:cstheme="minorHAnsi"/>
          <w:noProof/>
          <w:sz w:val="24"/>
          <w:szCs w:val="24"/>
          <w:vertAlign w:val="superscript"/>
        </w:rPr>
        <w:t>23</w:t>
      </w:r>
      <w:r w:rsidR="001B6139" w:rsidRPr="000705D0">
        <w:rPr>
          <w:rFonts w:cstheme="minorHAnsi"/>
          <w:sz w:val="24"/>
          <w:szCs w:val="24"/>
        </w:rPr>
        <w:fldChar w:fldCharType="end"/>
      </w:r>
      <w:r w:rsidRPr="000705D0">
        <w:rPr>
          <w:rFonts w:cstheme="minorHAnsi"/>
          <w:sz w:val="24"/>
          <w:szCs w:val="24"/>
        </w:rPr>
        <w:t xml:space="preserve"> From these data, information on causes of death by single age, sex, and state of residence at the</w:t>
      </w:r>
      <w:r w:rsidR="001B6139" w:rsidRPr="000705D0">
        <w:rPr>
          <w:rFonts w:cstheme="minorHAnsi"/>
          <w:sz w:val="24"/>
          <w:szCs w:val="24"/>
        </w:rPr>
        <w:t xml:space="preserve"> </w:t>
      </w:r>
      <w:r w:rsidRPr="000705D0">
        <w:rPr>
          <w:rFonts w:cstheme="minorHAnsi"/>
          <w:sz w:val="24"/>
          <w:szCs w:val="24"/>
        </w:rPr>
        <w:t>time of death was extracted. Population estimates from 1990 to 2015 came from the Mexican Population Council (CONAPO)</w:t>
      </w:r>
      <w:r w:rsidR="00152DE4" w:rsidRPr="000705D0">
        <w:rPr>
          <w:rFonts w:cstheme="minorHAnsi"/>
          <w:sz w:val="24"/>
          <w:szCs w:val="24"/>
        </w:rPr>
        <w:t>.</w:t>
      </w:r>
      <w:r w:rsidR="001B6139" w:rsidRPr="000705D0">
        <w:rPr>
          <w:rFonts w:cstheme="minorHAnsi"/>
          <w:sz w:val="24"/>
          <w:szCs w:val="24"/>
        </w:rPr>
        <w:fldChar w:fldCharType="begin"/>
      </w:r>
      <w:r w:rsidR="0075177B">
        <w:rPr>
          <w:rFonts w:cstheme="minorHAnsi"/>
          <w:sz w:val="24"/>
          <w:szCs w:val="24"/>
        </w:rPr>
        <w:instrText xml:space="preserve"> ADDIN EN.CITE &lt;EndNote&gt;&lt;Cite&gt;&lt;Author&gt;CONAPO&lt;/Author&gt;&lt;Year&gt;2017&lt;/Year&gt;&lt;RecNum&gt;23&lt;/RecNum&gt;&lt;DisplayText&gt;&lt;style face="superscript"&gt;24&lt;/style&gt;&lt;/DisplayText&gt;&lt;record&gt;&lt;rec-number&gt;23&lt;/rec-number&gt;&lt;foreign-keys&gt;&lt;key app="EN" db-id="2drptdvw2z50v6eazt65rd5ztfwzpewt2at9" timestamp="1515177960"&gt;23&lt;/key&gt;&lt;/foreign-keys&gt;&lt;ref-type name="Web Page"&gt;12&lt;/ref-type&gt;&lt;contributors&gt;&lt;authors&gt;&lt;author&gt;CONAPO,&lt;/author&gt;&lt;/authors&gt;&lt;/contributors&gt;&lt;titles&gt;&lt;title&gt;Mexican Population Council: Population estimates.&lt;/title&gt;&lt;/titles&gt;&lt;volume&gt;2017&lt;/volume&gt;&lt;number&gt;21/4/2017&lt;/number&gt;&lt;dates&gt;&lt;year&gt;2017&lt;/year&gt;&lt;/dates&gt;&lt;urls&gt;&lt;related-urls&gt;&lt;url&gt;https://datos.gob.mx/busca/dataset/activity/proyecciones-de-la-poblacion-de-mexico&lt;/url&gt;&lt;/related-urls&gt;&lt;/urls&gt;&lt;/record&gt;&lt;/Cite&gt;&lt;/EndNote&gt;</w:instrText>
      </w:r>
      <w:r w:rsidR="001B6139" w:rsidRPr="000705D0">
        <w:rPr>
          <w:rFonts w:cstheme="minorHAnsi"/>
          <w:sz w:val="24"/>
          <w:szCs w:val="24"/>
        </w:rPr>
        <w:fldChar w:fldCharType="separate"/>
      </w:r>
      <w:r w:rsidR="0075177B" w:rsidRPr="0075177B">
        <w:rPr>
          <w:rFonts w:cstheme="minorHAnsi"/>
          <w:noProof/>
          <w:sz w:val="24"/>
          <w:szCs w:val="24"/>
          <w:vertAlign w:val="superscript"/>
        </w:rPr>
        <w:t>24</w:t>
      </w:r>
      <w:r w:rsidR="001B6139" w:rsidRPr="000705D0">
        <w:rPr>
          <w:rFonts w:cstheme="minorHAnsi"/>
          <w:sz w:val="24"/>
          <w:szCs w:val="24"/>
        </w:rPr>
        <w:fldChar w:fldCharType="end"/>
      </w:r>
      <w:r w:rsidRPr="000705D0">
        <w:rPr>
          <w:rFonts w:cstheme="minorHAnsi"/>
          <w:sz w:val="24"/>
          <w:szCs w:val="24"/>
        </w:rPr>
        <w:t xml:space="preserve"> These population estimates  adjust for age misstatement, undercounting, and interstate and international migration. Death counts and estimates of the population exposed to risk were used to calculate cause-age-specific death rates by sex for each state from 1990 to 2015.</w:t>
      </w:r>
    </w:p>
    <w:p w14:paraId="0BC3C613" w14:textId="7777777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70926C5D" w14:textId="2852AFC1"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rPr>
      </w:pPr>
      <w:r w:rsidRPr="000705D0">
        <w:rPr>
          <w:rFonts w:cstheme="minorHAnsi"/>
          <w:i/>
          <w:sz w:val="24"/>
          <w:szCs w:val="24"/>
        </w:rPr>
        <w:t>Classification of Causes of Death</w:t>
      </w:r>
    </w:p>
    <w:p w14:paraId="359C1515" w14:textId="21A3A0C3"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 xml:space="preserve">To classify deaths we use the concept of </w:t>
      </w:r>
      <w:r w:rsidR="00E75336" w:rsidRPr="000705D0">
        <w:rPr>
          <w:rFonts w:cstheme="minorHAnsi"/>
          <w:sz w:val="24"/>
          <w:szCs w:val="24"/>
        </w:rPr>
        <w:t>“</w:t>
      </w:r>
      <w:r w:rsidRPr="000705D0">
        <w:rPr>
          <w:rFonts w:cstheme="minorHAnsi"/>
          <w:sz w:val="24"/>
          <w:szCs w:val="24"/>
        </w:rPr>
        <w:t>Avoidable/</w:t>
      </w:r>
      <w:r w:rsidR="00862638" w:rsidRPr="000705D0">
        <w:rPr>
          <w:rFonts w:cstheme="minorHAnsi"/>
          <w:sz w:val="24"/>
          <w:szCs w:val="24"/>
        </w:rPr>
        <w:t xml:space="preserve">Amenable” </w:t>
      </w:r>
      <w:r w:rsidRPr="000705D0">
        <w:rPr>
          <w:rFonts w:cstheme="minorHAnsi"/>
          <w:sz w:val="24"/>
          <w:szCs w:val="24"/>
        </w:rPr>
        <w:t>Mortality (AM)</w:t>
      </w:r>
      <w:r w:rsidR="00152DE4" w:rsidRPr="000705D0">
        <w:rPr>
          <w:rFonts w:cstheme="minorHAnsi"/>
          <w:sz w:val="24"/>
          <w:szCs w:val="24"/>
        </w:rPr>
        <w:t>.</w:t>
      </w:r>
      <w:r w:rsidR="00206288" w:rsidRPr="000705D0">
        <w:rPr>
          <w:rFonts w:cstheme="minorHAnsi"/>
          <w:sz w:val="24"/>
          <w:szCs w:val="24"/>
        </w:rPr>
        <w:fldChar w:fldCharType="begin"/>
      </w:r>
      <w:r w:rsidR="00152DE4" w:rsidRPr="000705D0">
        <w:rPr>
          <w:rFonts w:cstheme="minorHAnsi"/>
          <w:sz w:val="24"/>
          <w:szCs w:val="24"/>
        </w:rPr>
        <w:instrText xml:space="preserve"> ADDIN EN.CITE &lt;EndNote&gt;&lt;Cite&gt;&lt;Author&gt;Nolte&lt;/Author&gt;&lt;Year&gt;2008&lt;/Year&gt;&lt;RecNum&gt;10&lt;/RecNum&gt;&lt;DisplayText&gt;&lt;style face="superscript"&gt;10 11&lt;/style&gt;&lt;/DisplayText&gt;&lt;record&gt;&lt;rec-number&gt;10&lt;/rec-number&gt;&lt;foreign-keys&gt;&lt;key app="EN" db-id="2drptdvw2z50v6eazt65rd5ztfwzpewt2at9" timestamp="1515177958"&gt;10&lt;/key&gt;&lt;/foreign-keys&gt;&lt;ref-type name="Journal Article"&gt;17&lt;/ref-type&gt;&lt;contributors&gt;&lt;authors&gt;&lt;author&gt;Nolte, Ellen&lt;/author&gt;&lt;author&gt;McKee, C Martin&lt;/author&gt;&lt;/authors&gt;&lt;/contributors&gt;&lt;titles&gt;&lt;title&gt;Measuring the health of nations: updating an earlier analysis&lt;/title&gt;&lt;secondary-title&gt;Health affairs&lt;/secondary-title&gt;&lt;/titles&gt;&lt;periodical&gt;&lt;full-title&gt;Health affairs&lt;/full-title&gt;&lt;/periodical&gt;&lt;pages&gt;58-71&lt;/pages&gt;&lt;volume&gt;27&lt;/volume&gt;&lt;number&gt;1&lt;/number&gt;&lt;dates&gt;&lt;year&gt;2008&lt;/year&gt;&lt;/dates&gt;&lt;isbn&gt;0278-2715&lt;/isbn&gt;&lt;urls&gt;&lt;/urls&gt;&lt;/record&gt;&lt;/Cite&gt;&lt;Cite&gt;&lt;Author&gt;Nolte&lt;/Author&gt;&lt;Year&gt;2003&lt;/Year&gt;&lt;RecNum&gt;11&lt;/RecNum&gt;&lt;record&gt;&lt;rec-number&gt;11&lt;/rec-number&gt;&lt;foreign-keys&gt;&lt;key app="EN" db-id="2drptdvw2z50v6eazt65rd5ztfwzpewt2at9" timestamp="1515177958"&gt;11&lt;/key&gt;&lt;/foreign-keys&gt;&lt;ref-type name="Journal Article"&gt;17&lt;/ref-type&gt;&lt;contributors&gt;&lt;authors&gt;&lt;author&gt;Nolte, Ellen&lt;/author&gt;&lt;author&gt;McKee, Martin&lt;/author&gt;&lt;/authors&gt;&lt;/contributors&gt;&lt;titles&gt;&lt;title&gt;Measuring the health of nations: analysis of mortality amenable to health care&lt;/title&gt;&lt;secondary-title&gt;Bmj&lt;/secondary-title&gt;&lt;/titles&gt;&lt;periodical&gt;&lt;full-title&gt;Bmj&lt;/full-title&gt;&lt;/periodical&gt;&lt;pages&gt;1129&lt;/pages&gt;&lt;volume&gt;327&lt;/volume&gt;&lt;number&gt;7424&lt;/number&gt;&lt;dates&gt;&lt;year&gt;2003&lt;/year&gt;&lt;/dates&gt;&lt;isbn&gt;0959-8138&lt;/isbn&gt;&lt;urls&gt;&lt;/urls&gt;&lt;/record&gt;&lt;/Cite&gt;&lt;/EndNote&gt;</w:instrText>
      </w:r>
      <w:r w:rsidR="00206288" w:rsidRPr="000705D0">
        <w:rPr>
          <w:rFonts w:cstheme="minorHAnsi"/>
          <w:sz w:val="24"/>
          <w:szCs w:val="24"/>
        </w:rPr>
        <w:fldChar w:fldCharType="separate"/>
      </w:r>
      <w:r w:rsidR="00152DE4" w:rsidRPr="000705D0">
        <w:rPr>
          <w:rFonts w:cstheme="minorHAnsi"/>
          <w:noProof/>
          <w:sz w:val="24"/>
          <w:szCs w:val="24"/>
          <w:vertAlign w:val="superscript"/>
        </w:rPr>
        <w:t>10 11</w:t>
      </w:r>
      <w:r w:rsidR="00206288" w:rsidRPr="000705D0">
        <w:rPr>
          <w:rFonts w:cstheme="minorHAnsi"/>
          <w:sz w:val="24"/>
          <w:szCs w:val="24"/>
        </w:rPr>
        <w:fldChar w:fldCharType="end"/>
      </w:r>
      <w:r w:rsidRPr="000705D0">
        <w:rPr>
          <w:rFonts w:cstheme="minorHAnsi"/>
          <w:sz w:val="24"/>
          <w:szCs w:val="24"/>
        </w:rPr>
        <w:t xml:space="preserve"> We group causes of death </w:t>
      </w:r>
      <w:r w:rsidR="00206288" w:rsidRPr="000705D0">
        <w:rPr>
          <w:rFonts w:cstheme="minorHAnsi"/>
          <w:sz w:val="24"/>
          <w:szCs w:val="24"/>
        </w:rPr>
        <w:t xml:space="preserve">into </w:t>
      </w:r>
      <w:del w:id="58" w:author="José Manuel Aburto" w:date="2018-05-02T13:30:00Z">
        <w:r w:rsidR="00206288" w:rsidRPr="000705D0" w:rsidDel="00DF3CAD">
          <w:rPr>
            <w:rFonts w:cstheme="minorHAnsi"/>
            <w:sz w:val="24"/>
            <w:szCs w:val="24"/>
          </w:rPr>
          <w:delText xml:space="preserve">eight </w:delText>
        </w:r>
      </w:del>
      <w:ins w:id="59" w:author="José Manuel Aburto" w:date="2018-05-02T13:30:00Z">
        <w:r w:rsidR="00DF3CAD">
          <w:rPr>
            <w:rFonts w:cstheme="minorHAnsi"/>
            <w:sz w:val="24"/>
            <w:szCs w:val="24"/>
          </w:rPr>
          <w:t>n</w:t>
        </w:r>
        <w:r w:rsidR="00AA7CED">
          <w:rPr>
            <w:rFonts w:cstheme="minorHAnsi"/>
            <w:sz w:val="24"/>
            <w:szCs w:val="24"/>
          </w:rPr>
          <w:t>in</w:t>
        </w:r>
        <w:r w:rsidR="00DF3CAD">
          <w:rPr>
            <w:rFonts w:cstheme="minorHAnsi"/>
            <w:sz w:val="24"/>
            <w:szCs w:val="24"/>
          </w:rPr>
          <w:t>e</w:t>
        </w:r>
        <w:r w:rsidR="00DF3CAD" w:rsidRPr="000705D0">
          <w:rPr>
            <w:rFonts w:cstheme="minorHAnsi"/>
            <w:sz w:val="24"/>
            <w:szCs w:val="24"/>
          </w:rPr>
          <w:t xml:space="preserve"> </w:t>
        </w:r>
      </w:ins>
      <w:r w:rsidR="00206288" w:rsidRPr="000705D0">
        <w:rPr>
          <w:rFonts w:cstheme="minorHAnsi"/>
          <w:sz w:val="24"/>
          <w:szCs w:val="24"/>
        </w:rPr>
        <w:t>categories based on</w:t>
      </w:r>
      <w:r w:rsidRPr="000705D0">
        <w:rPr>
          <w:rFonts w:cstheme="minorHAnsi"/>
          <w:sz w:val="24"/>
          <w:szCs w:val="24"/>
        </w:rPr>
        <w:t xml:space="preserve"> previous classification</w:t>
      </w:r>
      <w:r w:rsidR="00206288" w:rsidRPr="000705D0">
        <w:rPr>
          <w:rFonts w:cstheme="minorHAnsi"/>
          <w:sz w:val="24"/>
          <w:szCs w:val="24"/>
        </w:rPr>
        <w:t>s</w:t>
      </w:r>
      <w:r w:rsidRPr="000705D0">
        <w:rPr>
          <w:rFonts w:cstheme="minorHAnsi"/>
          <w:sz w:val="24"/>
          <w:szCs w:val="24"/>
        </w:rPr>
        <w:t xml:space="preserve">  that has recently been adapted to the case of Mexico</w:t>
      </w:r>
      <w:r w:rsidR="00152DE4" w:rsidRPr="000705D0">
        <w:rPr>
          <w:rFonts w:cstheme="minorHAnsi"/>
          <w:sz w:val="24"/>
          <w:szCs w:val="24"/>
        </w:rPr>
        <w:t>.</w:t>
      </w:r>
      <w:r w:rsidR="00206288" w:rsidRPr="000705D0">
        <w:rPr>
          <w:rFonts w:cstheme="minorHAnsi"/>
          <w:sz w:val="24"/>
          <w:szCs w:val="24"/>
        </w:rPr>
        <w:fldChar w:fldCharType="begin"/>
      </w:r>
      <w:r w:rsidR="00152DE4" w:rsidRPr="000705D0">
        <w:rPr>
          <w:rFonts w:cstheme="minorHAnsi"/>
          <w:sz w:val="24"/>
          <w:szCs w:val="24"/>
        </w:rPr>
        <w:instrText xml:space="preserve"> ADDIN EN.CITE &lt;EndNote&gt;&lt;Cite&gt;&lt;Author&gt;Aburto&lt;/Author&gt;&lt;Year&gt;2016&lt;/Year&gt;&lt;RecNum&gt;14&lt;/RecNum&gt;&lt;DisplayText&gt;&lt;style face="superscript"&gt;14&lt;/style&gt;&lt;/DisplayText&gt;&lt;record&gt;&lt;rec-number&gt;14&lt;/rec-number&gt;&lt;foreign-keys&gt;&lt;key app="EN" db-id="2drptdvw2z50v6eazt65rd5ztfwzpewt2at9" timestamp="1515177959"&gt;14&lt;/key&gt;&lt;/foreign-keys&gt;&lt;ref-type name="Journal Article"&gt;17&lt;/ref-type&gt;&lt;contributors&gt;&lt;authors&gt;&lt;author&gt;Aburto, José Manuel&lt;/author&gt;&lt;author&gt;Beltrán-Sánchez, Hiram&lt;/author&gt;&lt;author&gt;García-Guerrero, Victor Manuel&lt;/author&gt;&lt;author&gt;Canudas-Romo, Vladimir&lt;/author&gt;&lt;/authors&gt;&lt;/contributors&gt;&lt;titles&gt;&lt;title&gt;Homicides in Mexico reversed life expectancy gains for men and slowed them for women, 2000–10&lt;/title&gt;&lt;secondary-title&gt;Health Affairs&lt;/secondary-title&gt;&lt;/titles&gt;&lt;periodical&gt;&lt;full-title&gt;Health affairs&lt;/full-title&gt;&lt;/periodical&gt;&lt;pages&gt;88-95&lt;/pages&gt;&lt;volume&gt;35&lt;/volume&gt;&lt;number&gt;1&lt;/number&gt;&lt;dates&gt;&lt;year&gt;2016&lt;/year&gt;&lt;/dates&gt;&lt;isbn&gt;0278-2715&lt;/isbn&gt;&lt;urls&gt;&lt;/urls&gt;&lt;/record&gt;&lt;/Cite&gt;&lt;/EndNote&gt;</w:instrText>
      </w:r>
      <w:r w:rsidR="00206288" w:rsidRPr="000705D0">
        <w:rPr>
          <w:rFonts w:cstheme="minorHAnsi"/>
          <w:sz w:val="24"/>
          <w:szCs w:val="24"/>
        </w:rPr>
        <w:fldChar w:fldCharType="separate"/>
      </w:r>
      <w:r w:rsidR="00152DE4" w:rsidRPr="000705D0">
        <w:rPr>
          <w:rFonts w:cstheme="minorHAnsi"/>
          <w:noProof/>
          <w:sz w:val="24"/>
          <w:szCs w:val="24"/>
          <w:vertAlign w:val="superscript"/>
        </w:rPr>
        <w:t>14</w:t>
      </w:r>
      <w:r w:rsidR="00206288" w:rsidRPr="000705D0">
        <w:rPr>
          <w:rFonts w:cstheme="minorHAnsi"/>
          <w:sz w:val="24"/>
          <w:szCs w:val="24"/>
        </w:rPr>
        <w:fldChar w:fldCharType="end"/>
      </w:r>
      <w:r w:rsidRPr="000705D0">
        <w:rPr>
          <w:rFonts w:cstheme="minorHAnsi"/>
          <w:sz w:val="24"/>
          <w:szCs w:val="24"/>
        </w:rPr>
        <w:t xml:space="preserve"> The first category refers to those conditions that are susceptible to medical intervention, such as infectious and respiratory diseases</w:t>
      </w:r>
      <w:r w:rsidR="00434CAB" w:rsidRPr="000705D0">
        <w:rPr>
          <w:rFonts w:cstheme="minorHAnsi"/>
          <w:sz w:val="24"/>
          <w:szCs w:val="24"/>
        </w:rPr>
        <w:t>, some cancers and circulatory conditions</w:t>
      </w:r>
      <w:r w:rsidRPr="000705D0">
        <w:rPr>
          <w:rFonts w:cstheme="minorHAnsi"/>
          <w:sz w:val="24"/>
          <w:szCs w:val="24"/>
        </w:rPr>
        <w:t>,</w:t>
      </w:r>
      <w:r w:rsidR="00434CAB" w:rsidRPr="000705D0">
        <w:rPr>
          <w:rFonts w:cstheme="minorHAnsi"/>
          <w:sz w:val="24"/>
          <w:szCs w:val="24"/>
        </w:rPr>
        <w:t xml:space="preserve"> and birth conditions, among others.</w:t>
      </w:r>
      <w:r w:rsidRPr="000705D0">
        <w:rPr>
          <w:rFonts w:cstheme="minorHAnsi"/>
          <w:sz w:val="24"/>
          <w:szCs w:val="24"/>
        </w:rPr>
        <w:t xml:space="preserve"> </w:t>
      </w:r>
      <w:r w:rsidR="00434CAB" w:rsidRPr="000705D0">
        <w:rPr>
          <w:rFonts w:cstheme="minorHAnsi"/>
          <w:sz w:val="24"/>
          <w:szCs w:val="24"/>
        </w:rPr>
        <w:t>I</w:t>
      </w:r>
      <w:r w:rsidRPr="000705D0">
        <w:rPr>
          <w:rFonts w:cstheme="minorHAnsi"/>
          <w:sz w:val="24"/>
          <w:szCs w:val="24"/>
        </w:rPr>
        <w:t xml:space="preserve">t is labeled </w:t>
      </w:r>
      <w:r w:rsidR="00E75336" w:rsidRPr="000705D0">
        <w:rPr>
          <w:rFonts w:cstheme="minorHAnsi"/>
          <w:sz w:val="24"/>
          <w:szCs w:val="24"/>
        </w:rPr>
        <w:t>“</w:t>
      </w:r>
      <w:r w:rsidRPr="000705D0">
        <w:rPr>
          <w:rFonts w:cstheme="minorHAnsi"/>
          <w:sz w:val="24"/>
          <w:szCs w:val="24"/>
        </w:rPr>
        <w:t xml:space="preserve">Causes amenable to medical </w:t>
      </w:r>
      <w:r w:rsidR="00862638" w:rsidRPr="000705D0">
        <w:rPr>
          <w:rFonts w:cstheme="minorHAnsi"/>
          <w:sz w:val="24"/>
          <w:szCs w:val="24"/>
        </w:rPr>
        <w:t>service”</w:t>
      </w:r>
      <w:r w:rsidRPr="000705D0">
        <w:rPr>
          <w:rFonts w:cstheme="minorHAnsi"/>
          <w:sz w:val="24"/>
          <w:szCs w:val="24"/>
        </w:rPr>
        <w:t>. We separate diabetes, ischemic heart diseases (IHD), lung</w:t>
      </w:r>
      <w:r w:rsidR="00206288" w:rsidRPr="000705D0">
        <w:rPr>
          <w:rFonts w:cstheme="minorHAnsi"/>
          <w:sz w:val="24"/>
          <w:szCs w:val="24"/>
        </w:rPr>
        <w:t xml:space="preserve"> </w:t>
      </w:r>
      <w:r w:rsidRPr="000705D0">
        <w:rPr>
          <w:rFonts w:cstheme="minorHAnsi"/>
          <w:sz w:val="24"/>
          <w:szCs w:val="24"/>
        </w:rPr>
        <w:t>cancer, and cirrhosis</w:t>
      </w:r>
      <w:r w:rsidR="00434CAB" w:rsidRPr="000705D0">
        <w:rPr>
          <w:rFonts w:cstheme="minorHAnsi"/>
          <w:sz w:val="24"/>
          <w:szCs w:val="24"/>
        </w:rPr>
        <w:t xml:space="preserve"> as subcategories of AM</w:t>
      </w:r>
      <w:r w:rsidRPr="000705D0">
        <w:rPr>
          <w:rFonts w:cstheme="minorHAnsi"/>
          <w:sz w:val="24"/>
          <w:szCs w:val="24"/>
        </w:rPr>
        <w:t xml:space="preserve"> because these causes are susceptible to both health behavior</w:t>
      </w:r>
      <w:r w:rsidR="00206288" w:rsidRPr="000705D0">
        <w:rPr>
          <w:rFonts w:cstheme="minorHAnsi"/>
          <w:sz w:val="24"/>
          <w:szCs w:val="24"/>
        </w:rPr>
        <w:t xml:space="preserve"> </w:t>
      </w:r>
      <w:r w:rsidRPr="000705D0">
        <w:rPr>
          <w:rFonts w:cstheme="minorHAnsi"/>
          <w:sz w:val="24"/>
          <w:szCs w:val="24"/>
        </w:rPr>
        <w:t>and medical service, and because the first two represent major causes of death</w:t>
      </w:r>
      <w:r w:rsidR="00206288" w:rsidRPr="000705D0">
        <w:rPr>
          <w:rFonts w:cstheme="minorHAnsi"/>
          <w:sz w:val="24"/>
          <w:szCs w:val="24"/>
        </w:rPr>
        <w:t xml:space="preserve"> </w:t>
      </w:r>
      <w:r w:rsidRPr="000705D0">
        <w:rPr>
          <w:rFonts w:cstheme="minorHAnsi"/>
          <w:sz w:val="24"/>
          <w:szCs w:val="24"/>
        </w:rPr>
        <w:t>in Mexican adults</w:t>
      </w:r>
      <w:r w:rsidR="00152DE4" w:rsidRPr="000705D0">
        <w:rPr>
          <w:rFonts w:cstheme="minorHAnsi"/>
          <w:sz w:val="24"/>
          <w:szCs w:val="24"/>
        </w:rPr>
        <w:t>.</w:t>
      </w:r>
      <w:r w:rsidR="00206288" w:rsidRPr="000705D0">
        <w:rPr>
          <w:rFonts w:cstheme="minorHAnsi"/>
          <w:sz w:val="24"/>
          <w:szCs w:val="24"/>
        </w:rPr>
        <w:fldChar w:fldCharType="begin"/>
      </w:r>
      <w:r w:rsidR="0075177B">
        <w:rPr>
          <w:rFonts w:cstheme="minorHAnsi"/>
          <w:sz w:val="24"/>
          <w:szCs w:val="24"/>
        </w:rPr>
        <w:instrText xml:space="preserve"> ADDIN EN.CITE &lt;EndNote&gt;&lt;Cite&gt;&lt;Author&gt;Gómez-Dantés&lt;/Author&gt;&lt;Year&gt;2016&lt;/Year&gt;&lt;RecNum&gt;20&lt;/RecNum&gt;&lt;DisplayText&gt;&lt;style face="superscript"&gt;16&lt;/style&gt;&lt;/DisplayText&gt;&lt;record&gt;&lt;rec-number&gt;20&lt;/rec-number&gt;&lt;foreign-keys&gt;&lt;key app="EN" db-id="2drptdvw2z50v6eazt65rd5ztfwzpewt2at9" timestamp="1515177960"&gt;20&lt;/key&gt;&lt;/foreign-keys&gt;&lt;ref-type name="Journal Article"&gt;17&lt;/ref-type&gt;&lt;contributors&gt;&lt;authors&gt;&lt;author&gt;Gómez-Dantés, Héctor&lt;/author&gt;&lt;author&gt;Fullman, Nancy&lt;/author&gt;&lt;author&gt;Lamadrid-Figueroa, Héctor&lt;/author&gt;&lt;author&gt;Cahuana-Hurtado, Lucero&lt;/author&gt;&lt;author&gt;Darney, Blair&lt;/author&gt;&lt;author&gt;Avila-Burgos, Leticia&lt;/author&gt;&lt;author&gt;Correa-Rotter, Ricardo&lt;/author&gt;&lt;author&gt;Rivera, Juan A&lt;/author&gt;&lt;author&gt;Barquera, Simon&lt;/author&gt;&lt;author&gt;González-Pier, Eduardo&lt;/author&gt;&lt;/authors&gt;&lt;/contributors&gt;&lt;titles&gt;&lt;title&gt;Dissonant health transition in the states of Mexico, 1990–2013: a systematic analysis for the Global Burden of Disease Study 2013&lt;/title&gt;&lt;secondary-title&gt;The Lancet&lt;/secondary-title&gt;&lt;/titles&gt;&lt;periodical&gt;&lt;full-title&gt;The Lancet&lt;/full-title&gt;&lt;/periodical&gt;&lt;pages&gt;2386-2402&lt;/pages&gt;&lt;volume&gt;388&lt;/volume&gt;&lt;number&gt;10058&lt;/number&gt;&lt;dates&gt;&lt;year&gt;2016&lt;/year&gt;&lt;/dates&gt;&lt;isbn&gt;0140-6736&lt;/isbn&gt;&lt;urls&gt;&lt;/urls&gt;&lt;/record&gt;&lt;/Cite&gt;&lt;/EndNote&gt;</w:instrText>
      </w:r>
      <w:r w:rsidR="00206288" w:rsidRPr="000705D0">
        <w:rPr>
          <w:rFonts w:cstheme="minorHAnsi"/>
          <w:sz w:val="24"/>
          <w:szCs w:val="24"/>
        </w:rPr>
        <w:fldChar w:fldCharType="separate"/>
      </w:r>
      <w:r w:rsidR="0075177B" w:rsidRPr="0075177B">
        <w:rPr>
          <w:rFonts w:cstheme="minorHAnsi"/>
          <w:noProof/>
          <w:sz w:val="24"/>
          <w:szCs w:val="24"/>
          <w:vertAlign w:val="superscript"/>
        </w:rPr>
        <w:t>16</w:t>
      </w:r>
      <w:r w:rsidR="00206288" w:rsidRPr="000705D0">
        <w:rPr>
          <w:rFonts w:cstheme="minorHAnsi"/>
          <w:sz w:val="24"/>
          <w:szCs w:val="24"/>
        </w:rPr>
        <w:fldChar w:fldCharType="end"/>
      </w:r>
      <w:r w:rsidRPr="000705D0">
        <w:rPr>
          <w:rFonts w:cstheme="minorHAnsi"/>
          <w:sz w:val="24"/>
          <w:szCs w:val="24"/>
        </w:rPr>
        <w:t xml:space="preserve"> </w:t>
      </w:r>
      <w:r w:rsidR="00434CAB" w:rsidRPr="000705D0">
        <w:rPr>
          <w:rFonts w:cstheme="minorHAnsi"/>
          <w:sz w:val="24"/>
          <w:szCs w:val="24"/>
        </w:rPr>
        <w:t>Likewise, we</w:t>
      </w:r>
      <w:r w:rsidRPr="000705D0">
        <w:rPr>
          <w:rFonts w:cstheme="minorHAnsi"/>
          <w:sz w:val="24"/>
          <w:szCs w:val="24"/>
        </w:rPr>
        <w:t xml:space="preserve"> separate</w:t>
      </w:r>
      <w:r w:rsidR="00206288" w:rsidRPr="000705D0">
        <w:rPr>
          <w:rFonts w:cstheme="minorHAnsi"/>
          <w:sz w:val="24"/>
          <w:szCs w:val="24"/>
        </w:rPr>
        <w:t xml:space="preserve"> </w:t>
      </w:r>
      <w:r w:rsidRPr="000705D0">
        <w:rPr>
          <w:rFonts w:cstheme="minorHAnsi"/>
          <w:sz w:val="24"/>
          <w:szCs w:val="24"/>
        </w:rPr>
        <w:t>homicide</w:t>
      </w:r>
      <w:ins w:id="60" w:author="José Manuel Aburto" w:date="2018-05-02T13:31:00Z">
        <w:r w:rsidR="00DF3CAD">
          <w:rPr>
            <w:rFonts w:cstheme="minorHAnsi"/>
            <w:sz w:val="24"/>
            <w:szCs w:val="24"/>
          </w:rPr>
          <w:t>, suicide</w:t>
        </w:r>
      </w:ins>
      <w:r w:rsidRPr="000705D0">
        <w:rPr>
          <w:rFonts w:cstheme="minorHAnsi"/>
          <w:sz w:val="24"/>
          <w:szCs w:val="24"/>
        </w:rPr>
        <w:t xml:space="preserve"> and road traffic accidents because they have emerged as</w:t>
      </w:r>
      <w:r w:rsidR="00206288" w:rsidRPr="000705D0">
        <w:rPr>
          <w:rFonts w:cstheme="minorHAnsi"/>
          <w:sz w:val="24"/>
          <w:szCs w:val="24"/>
        </w:rPr>
        <w:t xml:space="preserve"> </w:t>
      </w:r>
      <w:r w:rsidRPr="000705D0">
        <w:rPr>
          <w:rFonts w:cstheme="minorHAnsi"/>
          <w:sz w:val="24"/>
          <w:szCs w:val="24"/>
        </w:rPr>
        <w:t>leading causes of death among young people, and the first one recently had a sizeable</w:t>
      </w:r>
      <w:r w:rsidR="00206288" w:rsidRPr="000705D0">
        <w:rPr>
          <w:rFonts w:cstheme="minorHAnsi"/>
          <w:sz w:val="24"/>
          <w:szCs w:val="24"/>
        </w:rPr>
        <w:t xml:space="preserve"> </w:t>
      </w:r>
      <w:r w:rsidRPr="000705D0">
        <w:rPr>
          <w:rFonts w:cstheme="minorHAnsi"/>
          <w:sz w:val="24"/>
          <w:szCs w:val="24"/>
        </w:rPr>
        <w:t>impact on life expectancy in Mexico</w:t>
      </w:r>
      <w:ins w:id="61" w:author="José Manuel Aburto" w:date="2018-05-02T13:32:00Z">
        <w:r w:rsidR="00DF3CAD">
          <w:rPr>
            <w:rFonts w:cstheme="minorHAnsi"/>
            <w:sz w:val="24"/>
            <w:szCs w:val="24"/>
          </w:rPr>
          <w:t>.</w:t>
        </w:r>
      </w:ins>
      <w:del w:id="62" w:author="José Manuel Aburto" w:date="2018-05-02T13:32:00Z">
        <w:r w:rsidR="00206288" w:rsidRPr="000705D0" w:rsidDel="00DF3CAD">
          <w:rPr>
            <w:rFonts w:cstheme="minorHAnsi"/>
            <w:sz w:val="24"/>
            <w:szCs w:val="24"/>
          </w:rPr>
          <w:delText xml:space="preserve"> </w:delText>
        </w:r>
      </w:del>
      <w:r w:rsidR="00206288" w:rsidRPr="000705D0">
        <w:rPr>
          <w:rFonts w:cstheme="minorHAnsi"/>
          <w:sz w:val="24"/>
          <w:szCs w:val="24"/>
        </w:rPr>
        <w:fldChar w:fldCharType="begin"/>
      </w:r>
      <w:r w:rsidR="00152DE4" w:rsidRPr="000705D0">
        <w:rPr>
          <w:rFonts w:cstheme="minorHAnsi"/>
          <w:sz w:val="24"/>
          <w:szCs w:val="24"/>
        </w:rPr>
        <w:instrText xml:space="preserve"> ADDIN EN.CITE &lt;EndNote&gt;&lt;Cite&gt;&lt;Author&gt;Aburto&lt;/Author&gt;&lt;Year&gt;2016&lt;/Year&gt;&lt;RecNum&gt;14&lt;/RecNum&gt;&lt;DisplayText&gt;&lt;style face="superscript"&gt;14&lt;/style&gt;&lt;/DisplayText&gt;&lt;record&gt;&lt;rec-number&gt;14&lt;/rec-number&gt;&lt;foreign-keys&gt;&lt;key app="EN" db-id="2drptdvw2z50v6eazt65rd5ztfwzpewt2at9" timestamp="1515177959"&gt;14&lt;/key&gt;&lt;/foreign-keys&gt;&lt;ref-type name="Journal Article"&gt;17&lt;/ref-type&gt;&lt;contributors&gt;&lt;authors&gt;&lt;author&gt;Aburto, José Manuel&lt;/author&gt;&lt;author&gt;Beltrán-Sánchez, Hiram&lt;/author&gt;&lt;author&gt;García-Guerrero, Victor Manuel&lt;/author&gt;&lt;author&gt;Canudas-Romo, Vladimir&lt;/author&gt;&lt;/authors&gt;&lt;/contributors&gt;&lt;titles&gt;&lt;title&gt;Homicides in Mexico reversed life expectancy gains for men and slowed them for women, 2000–10&lt;/title&gt;&lt;secondary-title&gt;Health Affairs&lt;/secondary-title&gt;&lt;/titles&gt;&lt;periodical&gt;&lt;full-title&gt;Health affairs&lt;/full-title&gt;&lt;/periodical&gt;&lt;pages&gt;88-95&lt;/pages&gt;&lt;volume&gt;35&lt;/volume&gt;&lt;number&gt;1&lt;/number&gt;&lt;dates&gt;&lt;year&gt;2016&lt;/year&gt;&lt;/dates&gt;&lt;isbn&gt;0278-2715&lt;/isbn&gt;&lt;urls&gt;&lt;/urls&gt;&lt;/record&gt;&lt;/Cite&gt;&lt;/EndNote&gt;</w:instrText>
      </w:r>
      <w:r w:rsidR="00206288" w:rsidRPr="000705D0">
        <w:rPr>
          <w:rFonts w:cstheme="minorHAnsi"/>
          <w:sz w:val="24"/>
          <w:szCs w:val="24"/>
        </w:rPr>
        <w:fldChar w:fldCharType="separate"/>
      </w:r>
      <w:r w:rsidR="00152DE4" w:rsidRPr="000705D0">
        <w:rPr>
          <w:rFonts w:cstheme="minorHAnsi"/>
          <w:noProof/>
          <w:sz w:val="24"/>
          <w:szCs w:val="24"/>
          <w:vertAlign w:val="superscript"/>
        </w:rPr>
        <w:t>14</w:t>
      </w:r>
      <w:r w:rsidR="00206288" w:rsidRPr="000705D0">
        <w:rPr>
          <w:rFonts w:cstheme="minorHAnsi"/>
          <w:sz w:val="24"/>
          <w:szCs w:val="24"/>
        </w:rPr>
        <w:fldChar w:fldCharType="end"/>
      </w:r>
      <w:del w:id="63" w:author="José Manuel Aburto" w:date="2018-05-02T13:32:00Z">
        <w:r w:rsidRPr="000705D0" w:rsidDel="00DF3CAD">
          <w:rPr>
            <w:rFonts w:cstheme="minorHAnsi"/>
            <w:sz w:val="24"/>
            <w:szCs w:val="24"/>
          </w:rPr>
          <w:delText>.</w:delText>
        </w:r>
      </w:del>
      <w:r w:rsidRPr="000705D0">
        <w:rPr>
          <w:rFonts w:cstheme="minorHAnsi"/>
          <w:sz w:val="24"/>
          <w:szCs w:val="24"/>
        </w:rPr>
        <w:t xml:space="preserve"> Remaining causes were grouped into a single category labeled </w:t>
      </w:r>
      <w:r w:rsidR="00E75336" w:rsidRPr="000705D0">
        <w:rPr>
          <w:rFonts w:cstheme="minorHAnsi"/>
          <w:sz w:val="24"/>
          <w:szCs w:val="24"/>
        </w:rPr>
        <w:t>“</w:t>
      </w:r>
      <w:r w:rsidRPr="000705D0">
        <w:rPr>
          <w:rFonts w:cstheme="minorHAnsi"/>
          <w:sz w:val="24"/>
          <w:szCs w:val="24"/>
        </w:rPr>
        <w:t xml:space="preserve">Other </w:t>
      </w:r>
      <w:r w:rsidR="00862638" w:rsidRPr="000705D0">
        <w:rPr>
          <w:rFonts w:cstheme="minorHAnsi"/>
          <w:sz w:val="24"/>
          <w:szCs w:val="24"/>
        </w:rPr>
        <w:t>causes”</w:t>
      </w:r>
      <w:r w:rsidRPr="000705D0">
        <w:rPr>
          <w:rFonts w:cstheme="minorHAnsi"/>
          <w:sz w:val="24"/>
          <w:szCs w:val="24"/>
        </w:rPr>
        <w:t xml:space="preserve">. </w:t>
      </w:r>
    </w:p>
    <w:p w14:paraId="3FE1A5A3" w14:textId="7777777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4E9C4457" w14:textId="456D882C"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 xml:space="preserve">Death data </w:t>
      </w:r>
      <w:r w:rsidR="00DB5CF3" w:rsidRPr="000705D0">
        <w:rPr>
          <w:rFonts w:cstheme="minorHAnsi"/>
          <w:sz w:val="24"/>
          <w:szCs w:val="24"/>
        </w:rPr>
        <w:t>were</w:t>
      </w:r>
      <w:r w:rsidRPr="000705D0">
        <w:rPr>
          <w:rFonts w:cstheme="minorHAnsi"/>
          <w:sz w:val="24"/>
          <w:szCs w:val="24"/>
        </w:rPr>
        <w:t xml:space="preserve"> originally classified according to the International Classification of Diseases (ICD), revision 9 for years 1990 to 1997 and revision 10 for 1998 to 2015 (see Additional file 1 Table 1 for details on ICD codes for each category). To check the validity of these cause-of-death codes in Mexico, we performed a sensitivity analysis and did not find major ruptures in mortality trends by AM classification (See Additional file 1, Figure 1).</w:t>
      </w:r>
    </w:p>
    <w:p w14:paraId="6372A520" w14:textId="7777777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4035ACA5" w14:textId="15877E73"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lastRenderedPageBreak/>
        <w:t>Comorbidity in the old age population has increased in Mexico</w:t>
      </w:r>
      <w:r w:rsidR="00152DE4" w:rsidRPr="000705D0">
        <w:rPr>
          <w:rFonts w:cstheme="minorHAnsi"/>
          <w:sz w:val="24"/>
          <w:szCs w:val="24"/>
        </w:rPr>
        <w:t>.</w:t>
      </w:r>
      <w:r w:rsidR="00DB5CF3" w:rsidRPr="000705D0">
        <w:rPr>
          <w:rFonts w:cstheme="minorHAnsi"/>
          <w:sz w:val="24"/>
          <w:szCs w:val="24"/>
        </w:rPr>
        <w:fldChar w:fldCharType="begin"/>
      </w:r>
      <w:r w:rsidR="0075177B">
        <w:rPr>
          <w:rFonts w:cstheme="minorHAnsi"/>
          <w:sz w:val="24"/>
          <w:szCs w:val="24"/>
        </w:rPr>
        <w:instrText xml:space="preserve"> ADDIN EN.CITE &lt;EndNote&gt;&lt;Cite&gt;&lt;Author&gt;Patel&lt;/Author&gt;&lt;Year&gt;2006&lt;/Year&gt;&lt;RecNum&gt;24&lt;/RecNum&gt;&lt;DisplayText&gt;&lt;style face="superscript"&gt;25&lt;/style&gt;&lt;/DisplayText&gt;&lt;record&gt;&lt;rec-number&gt;24&lt;/rec-number&gt;&lt;foreign-keys&gt;&lt;key app="EN" db-id="2drptdvw2z50v6eazt65rd5ztfwzpewt2at9" timestamp="1515177960"&gt;24&lt;/key&gt;&lt;/foreign-keys&gt;&lt;ref-type name="Journal Article"&gt;17&lt;/ref-type&gt;&lt;contributors&gt;&lt;authors&gt;&lt;author&gt;Patel, Kushang V&lt;/author&gt;&lt;author&gt;Peek, M Kristen&lt;/author&gt;&lt;author&gt;Wong, Rebeca&lt;/author&gt;&lt;author&gt;Markides, Kyriakos S&lt;/author&gt;&lt;/authors&gt;&lt;/contributors&gt;&lt;titles&gt;&lt;title&gt;Comorbidity and disability in elderly Mexican and Mexican American adults: findings from Mexico and the southwestern United States&lt;/title&gt;&lt;secondary-title&gt;Journal of aging and health&lt;/secondary-title&gt;&lt;/titles&gt;&lt;periodical&gt;&lt;full-title&gt;Journal of aging and health&lt;/full-title&gt;&lt;/periodical&gt;&lt;pages&gt;315-329&lt;/pages&gt;&lt;volume&gt;18&lt;/volume&gt;&lt;number&gt;2&lt;/number&gt;&lt;dates&gt;&lt;year&gt;2006&lt;/year&gt;&lt;/dates&gt;&lt;isbn&gt;0898-2643&lt;/isbn&gt;&lt;urls&gt;&lt;/urls&gt;&lt;/record&gt;&lt;/Cite&gt;&lt;/EndNote&gt;</w:instrText>
      </w:r>
      <w:r w:rsidR="00DB5CF3" w:rsidRPr="000705D0">
        <w:rPr>
          <w:rFonts w:cstheme="minorHAnsi"/>
          <w:sz w:val="24"/>
          <w:szCs w:val="24"/>
        </w:rPr>
        <w:fldChar w:fldCharType="separate"/>
      </w:r>
      <w:r w:rsidR="0075177B" w:rsidRPr="0075177B">
        <w:rPr>
          <w:rFonts w:cstheme="minorHAnsi"/>
          <w:noProof/>
          <w:sz w:val="24"/>
          <w:szCs w:val="24"/>
          <w:vertAlign w:val="superscript"/>
        </w:rPr>
        <w:t>25</w:t>
      </w:r>
      <w:r w:rsidR="00DB5CF3" w:rsidRPr="000705D0">
        <w:rPr>
          <w:rFonts w:cstheme="minorHAnsi"/>
          <w:sz w:val="24"/>
          <w:szCs w:val="24"/>
        </w:rPr>
        <w:fldChar w:fldCharType="end"/>
      </w:r>
      <w:r w:rsidRPr="000705D0">
        <w:rPr>
          <w:rFonts w:cstheme="minorHAnsi"/>
          <w:sz w:val="24"/>
          <w:szCs w:val="24"/>
        </w:rPr>
        <w:t xml:space="preserve"> As a result inaccuracies may arise in cause of death registration due to problems associated with medical diagnosis, and selection and coding of the main cause of death. Although analyses in these ages should </w:t>
      </w:r>
      <w:r w:rsidR="00F0158C" w:rsidRPr="000705D0">
        <w:rPr>
          <w:rFonts w:cstheme="minorHAnsi"/>
          <w:sz w:val="24"/>
          <w:szCs w:val="24"/>
        </w:rPr>
        <w:t>consider</w:t>
      </w:r>
      <w:r w:rsidRPr="000705D0">
        <w:rPr>
          <w:rFonts w:cstheme="minorHAnsi"/>
          <w:sz w:val="24"/>
          <w:szCs w:val="24"/>
        </w:rPr>
        <w:t xml:space="preserve"> multiple causes of death to better represent old age mortality, it is out of the scope of this study since we focus on the primary cause of death. </w:t>
      </w:r>
      <w:r w:rsidR="00F0158C" w:rsidRPr="000705D0">
        <w:rPr>
          <w:rFonts w:cstheme="minorHAnsi"/>
          <w:sz w:val="24"/>
          <w:szCs w:val="24"/>
        </w:rPr>
        <w:t>W</w:t>
      </w:r>
      <w:r w:rsidRPr="000705D0">
        <w:rPr>
          <w:rFonts w:cstheme="minorHAnsi"/>
          <w:sz w:val="24"/>
          <w:szCs w:val="24"/>
        </w:rPr>
        <w:t>e truncate our analysis at age 85 to avoid misinterpreting results related to inaccurate cause of death coding practices.</w:t>
      </w:r>
    </w:p>
    <w:p w14:paraId="662CFE9F" w14:textId="7777777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6730FAF1" w14:textId="7777777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25B981E9" w14:textId="04D15C7B" w:rsidR="002F5D5E" w:rsidRPr="000705D0" w:rsidRDefault="00DB5CF3"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rPr>
      </w:pPr>
      <w:r w:rsidRPr="000705D0">
        <w:rPr>
          <w:rFonts w:cstheme="minorHAnsi"/>
          <w:i/>
          <w:sz w:val="24"/>
          <w:szCs w:val="24"/>
        </w:rPr>
        <w:t>Age groups</w:t>
      </w:r>
    </w:p>
    <w:p w14:paraId="61B78346" w14:textId="0F85139B"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We calculate life expectancy in three large age groups to capture mortality differences along the life</w:t>
      </w:r>
      <w:r w:rsidR="00DB5CF3" w:rsidRPr="000705D0">
        <w:rPr>
          <w:rFonts w:cstheme="minorHAnsi"/>
          <w:sz w:val="24"/>
          <w:szCs w:val="24"/>
        </w:rPr>
        <w:t xml:space="preserve"> </w:t>
      </w:r>
      <w:r w:rsidRPr="000705D0">
        <w:rPr>
          <w:rFonts w:cstheme="minorHAnsi"/>
          <w:sz w:val="24"/>
          <w:szCs w:val="24"/>
        </w:rPr>
        <w:t>course. Life expectancy in each age group simply refers to the average years of life lived between two ages conditional on survival to the lower age bound. This measure is also known in demographic analysis as temporary life expectancy</w:t>
      </w:r>
      <w:r w:rsidR="00152DE4" w:rsidRPr="000705D0">
        <w:rPr>
          <w:rFonts w:cstheme="minorHAnsi"/>
          <w:sz w:val="24"/>
          <w:szCs w:val="24"/>
        </w:rPr>
        <w:t>.</w:t>
      </w:r>
      <w:r w:rsidR="00DB5CF3" w:rsidRPr="000705D0">
        <w:rPr>
          <w:rFonts w:cstheme="minorHAnsi"/>
          <w:sz w:val="24"/>
          <w:szCs w:val="24"/>
        </w:rPr>
        <w:fldChar w:fldCharType="begin"/>
      </w:r>
      <w:r w:rsidR="0075177B">
        <w:rPr>
          <w:rFonts w:cstheme="minorHAnsi"/>
          <w:sz w:val="24"/>
          <w:szCs w:val="24"/>
        </w:rPr>
        <w:instrText xml:space="preserve"> ADDIN EN.CITE &lt;EndNote&gt;&lt;Cite&gt;&lt;Author&gt;Arriaga&lt;/Author&gt;&lt;Year&gt;1984&lt;/Year&gt;&lt;RecNum&gt;25&lt;/RecNum&gt;&lt;DisplayText&gt;&lt;style face="superscript"&gt;26&lt;/style&gt;&lt;/DisplayText&gt;&lt;record&gt;&lt;rec-number&gt;25&lt;/rec-number&gt;&lt;foreign-keys&gt;&lt;key app="EN" db-id="2drptdvw2z50v6eazt65rd5ztfwzpewt2at9" timestamp="1515177960"&gt;25&lt;/key&gt;&lt;/foreign-keys&gt;&lt;ref-type name="Journal Article"&gt;17&lt;/ref-type&gt;&lt;contributors&gt;&lt;authors&gt;&lt;author&gt;Arriaga, Eduardo E&lt;/author&gt;&lt;/authors&gt;&lt;/contributors&gt;&lt;titles&gt;&lt;title&gt;Measuring and explaining the change in life expectancies&lt;/title&gt;&lt;secondary-title&gt;Demography&lt;/secondary-title&gt;&lt;/titles&gt;&lt;periodical&gt;&lt;full-title&gt;Demography&lt;/full-title&gt;&lt;/periodical&gt;&lt;pages&gt;83-96&lt;/pages&gt;&lt;volume&gt;21&lt;/volume&gt;&lt;number&gt;1&lt;/number&gt;&lt;dates&gt;&lt;year&gt;1984&lt;/year&gt;&lt;/dates&gt;&lt;isbn&gt;0070-3370&lt;/isbn&gt;&lt;urls&gt;&lt;/urls&gt;&lt;/record&gt;&lt;/Cite&gt;&lt;/EndNote&gt;</w:instrText>
      </w:r>
      <w:r w:rsidR="00DB5CF3" w:rsidRPr="000705D0">
        <w:rPr>
          <w:rFonts w:cstheme="minorHAnsi"/>
          <w:sz w:val="24"/>
          <w:szCs w:val="24"/>
        </w:rPr>
        <w:fldChar w:fldCharType="separate"/>
      </w:r>
      <w:r w:rsidR="0075177B" w:rsidRPr="0075177B">
        <w:rPr>
          <w:rFonts w:cstheme="minorHAnsi"/>
          <w:noProof/>
          <w:sz w:val="24"/>
          <w:szCs w:val="24"/>
          <w:vertAlign w:val="superscript"/>
        </w:rPr>
        <w:t>26</w:t>
      </w:r>
      <w:r w:rsidR="00DB5CF3" w:rsidRPr="000705D0">
        <w:rPr>
          <w:rFonts w:cstheme="minorHAnsi"/>
          <w:sz w:val="24"/>
          <w:szCs w:val="24"/>
        </w:rPr>
        <w:fldChar w:fldCharType="end"/>
      </w:r>
      <w:r w:rsidRPr="000705D0">
        <w:rPr>
          <w:rFonts w:cstheme="minorHAnsi"/>
          <w:sz w:val="24"/>
          <w:szCs w:val="24"/>
        </w:rPr>
        <w:t xml:space="preserve"> The first age group refers to people aged 0-14. This group is likely to represent improvements in causes amenable to medical service (e.g. infectious diseases and conditions of perinatal period)</w:t>
      </w:r>
      <w:r w:rsidR="00152DE4" w:rsidRPr="000705D0">
        <w:rPr>
          <w:rFonts w:cstheme="minorHAnsi"/>
          <w:sz w:val="24"/>
          <w:szCs w:val="24"/>
        </w:rPr>
        <w:t>.</w:t>
      </w:r>
      <w:r w:rsidR="00DB5CF3" w:rsidRPr="000705D0">
        <w:rPr>
          <w:rFonts w:cstheme="minorHAnsi"/>
          <w:sz w:val="24"/>
          <w:szCs w:val="24"/>
        </w:rPr>
        <w:fldChar w:fldCharType="begin"/>
      </w:r>
      <w:r w:rsidR="00BE74EB" w:rsidRPr="000705D0">
        <w:rPr>
          <w:rFonts w:cstheme="minorHAnsi"/>
          <w:sz w:val="24"/>
          <w:szCs w:val="24"/>
        </w:rPr>
        <w:instrText xml:space="preserve"> ADDIN EN.CITE &lt;EndNote&gt;&lt;Cite&gt;&lt;Author&gt;Canudas-Romo&lt;/Author&gt;&lt;Year&gt;2015&lt;/Year&gt;&lt;RecNum&gt;3&lt;/RecNum&gt;&lt;DisplayText&gt;&lt;style face="superscript"&gt;3&lt;/style&gt;&lt;/DisplayText&gt;&lt;record&gt;&lt;rec-number&gt;3&lt;/rec-number&gt;&lt;foreign-keys&gt;&lt;key app="EN" db-id="2drptdvw2z50v6eazt65rd5ztfwzpewt2at9" timestamp="1515177957"&gt;3&lt;/key&gt;&lt;/foreign-keys&gt;&lt;ref-type name="Journal Article"&gt;17&lt;/ref-type&gt;&lt;contributors&gt;&lt;authors&gt;&lt;author&gt;Canudas-Romo, Vladimir&lt;/author&gt;&lt;author&gt;García-Guerrero, Víctor Manuel&lt;/author&gt;&lt;author&gt;Echarri-Cánovas, Carlos Javier&lt;/author&gt;&lt;/authors&gt;&lt;/contributors&gt;&lt;titles&gt;&lt;title&gt;The stagnation of the Mexican male life expectancy in the first decade of the 21st century: the impact of homicides and diabetes mellitus&lt;/title&gt;&lt;secondary-title&gt;J Epidemiol Community Health&lt;/secondary-title&gt;&lt;/titles&gt;&lt;periodical&gt;&lt;full-title&gt;J Epidemiol Community Health&lt;/full-title&gt;&lt;/periodical&gt;&lt;pages&gt;28-34&lt;/pages&gt;&lt;volume&gt;69&lt;/volume&gt;&lt;number&gt;1&lt;/number&gt;&lt;dates&gt;&lt;year&gt;2015&lt;/year&gt;&lt;/dates&gt;&lt;isbn&gt;0143-005X&lt;/isbn&gt;&lt;urls&gt;&lt;/urls&gt;&lt;/record&gt;&lt;/Cite&gt;&lt;/EndNote&gt;</w:instrText>
      </w:r>
      <w:r w:rsidR="00DB5CF3" w:rsidRPr="000705D0">
        <w:rPr>
          <w:rFonts w:cstheme="minorHAnsi"/>
          <w:sz w:val="24"/>
          <w:szCs w:val="24"/>
        </w:rPr>
        <w:fldChar w:fldCharType="separate"/>
      </w:r>
      <w:r w:rsidR="00BE74EB" w:rsidRPr="000705D0">
        <w:rPr>
          <w:rFonts w:cstheme="minorHAnsi"/>
          <w:noProof/>
          <w:sz w:val="24"/>
          <w:szCs w:val="24"/>
          <w:vertAlign w:val="superscript"/>
        </w:rPr>
        <w:t>3</w:t>
      </w:r>
      <w:r w:rsidR="00DB5CF3" w:rsidRPr="000705D0">
        <w:rPr>
          <w:rFonts w:cstheme="minorHAnsi"/>
          <w:sz w:val="24"/>
          <w:szCs w:val="24"/>
        </w:rPr>
        <w:fldChar w:fldCharType="end"/>
      </w:r>
      <w:r w:rsidRPr="000705D0">
        <w:rPr>
          <w:rFonts w:cstheme="minorHAnsi"/>
          <w:sz w:val="24"/>
          <w:szCs w:val="24"/>
        </w:rPr>
        <w:t xml:space="preserve"> The second group, aged 15-49, is used to capture the effect of homicide mortality and external causes historically related to the young-adult mortality hump</w:t>
      </w:r>
      <w:r w:rsidR="00827C32" w:rsidRPr="000705D0">
        <w:rPr>
          <w:rFonts w:cstheme="minorHAnsi"/>
          <w:sz w:val="24"/>
          <w:szCs w:val="24"/>
        </w:rPr>
        <w:t>, as well as maternal mortality for women</w:t>
      </w:r>
      <w:r w:rsidRPr="000705D0">
        <w:rPr>
          <w:rFonts w:cstheme="minorHAnsi"/>
          <w:sz w:val="24"/>
          <w:szCs w:val="24"/>
        </w:rPr>
        <w:t>.</w:t>
      </w:r>
      <w:r w:rsidR="00E75336" w:rsidRPr="000705D0">
        <w:rPr>
          <w:rFonts w:cstheme="minorHAnsi"/>
          <w:sz w:val="24"/>
          <w:szCs w:val="24"/>
        </w:rPr>
        <w:fldChar w:fldCharType="begin"/>
      </w:r>
      <w:r w:rsidR="0075177B">
        <w:rPr>
          <w:rFonts w:cstheme="minorHAnsi"/>
          <w:sz w:val="24"/>
          <w:szCs w:val="24"/>
        </w:rPr>
        <w:instrText xml:space="preserve"> ADDIN EN.CITE &lt;EndNote&gt;&lt;Cite&gt;&lt;Author&gt;Canudas-Romo&lt;/Author&gt;&lt;Year&gt;2014&lt;/Year&gt;&lt;RecNum&gt;45&lt;/RecNum&gt;&lt;DisplayText&gt;&lt;style face="superscript"&gt;27&lt;/style&gt;&lt;/DisplayText&gt;&lt;record&gt;&lt;rec-number&gt;45&lt;/rec-number&gt;&lt;foreign-keys&gt;&lt;key app="EN" db-id="2drptdvw2z50v6eazt65rd5ztfwzpewt2at9" timestamp="1515431580"&gt;45&lt;/key&gt;&lt;/foreign-keys&gt;&lt;ref-type name="Journal Article"&gt;17&lt;/ref-type&gt;&lt;contributors&gt;&lt;authors&gt;&lt;author&gt;Canudas-Romo, Vladimir&lt;/author&gt;&lt;author&gt;Liu, Li&lt;/author&gt;&lt;author&gt;Zimmerman, Linnea&lt;/author&gt;&lt;author&gt;Ahmed, Saifuddin&lt;/author&gt;&lt;author&gt;Tsui, Amy&lt;/author&gt;&lt;/authors&gt;&lt;/contributors&gt;&lt;titles&gt;&lt;title&gt;Potential gains in reproductive-aged life expectancy by eliminating maternal mortality: a demographic bonus of achieving MDG 5&lt;/title&gt;&lt;secondary-title&gt;PloS one&lt;/secondary-title&gt;&lt;/titles&gt;&lt;periodical&gt;&lt;full-title&gt;PloS one&lt;/full-title&gt;&lt;/periodical&gt;&lt;pages&gt;e86694&lt;/pages&gt;&lt;volume&gt;9&lt;/volume&gt;&lt;number&gt;2&lt;/number&gt;&lt;dates&gt;&lt;year&gt;2014&lt;/year&gt;&lt;/dates&gt;&lt;isbn&gt;1932-6203&lt;/isbn&gt;&lt;urls&gt;&lt;/urls&gt;&lt;/record&gt;&lt;/Cite&gt;&lt;/EndNote&gt;</w:instrText>
      </w:r>
      <w:r w:rsidR="00E75336" w:rsidRPr="000705D0">
        <w:rPr>
          <w:rFonts w:cstheme="minorHAnsi"/>
          <w:sz w:val="24"/>
          <w:szCs w:val="24"/>
        </w:rPr>
        <w:fldChar w:fldCharType="separate"/>
      </w:r>
      <w:r w:rsidR="0075177B" w:rsidRPr="0075177B">
        <w:rPr>
          <w:rFonts w:cstheme="minorHAnsi"/>
          <w:noProof/>
          <w:sz w:val="24"/>
          <w:szCs w:val="24"/>
          <w:vertAlign w:val="superscript"/>
        </w:rPr>
        <w:t>27</w:t>
      </w:r>
      <w:r w:rsidR="00E75336" w:rsidRPr="000705D0">
        <w:rPr>
          <w:rFonts w:cstheme="minorHAnsi"/>
          <w:sz w:val="24"/>
          <w:szCs w:val="24"/>
        </w:rPr>
        <w:fldChar w:fldCharType="end"/>
      </w:r>
      <w:r w:rsidRPr="000705D0">
        <w:rPr>
          <w:rFonts w:cstheme="minorHAnsi"/>
          <w:sz w:val="24"/>
          <w:szCs w:val="24"/>
        </w:rPr>
        <w:t xml:space="preserve"> This age group had an important impact on changes in state life expectancy in the first decade of the 2000s</w:t>
      </w:r>
      <w:r w:rsidR="00152DE4" w:rsidRPr="000705D0">
        <w:rPr>
          <w:rFonts w:cstheme="minorHAnsi"/>
          <w:sz w:val="24"/>
          <w:szCs w:val="24"/>
        </w:rPr>
        <w:t>.</w:t>
      </w:r>
      <w:r w:rsidR="00DB5CF3" w:rsidRPr="000705D0">
        <w:rPr>
          <w:rFonts w:cstheme="minorHAnsi"/>
          <w:sz w:val="24"/>
          <w:szCs w:val="24"/>
        </w:rPr>
        <w:fldChar w:fldCharType="begin"/>
      </w:r>
      <w:r w:rsidR="00152DE4" w:rsidRPr="000705D0">
        <w:rPr>
          <w:rFonts w:cstheme="minorHAnsi"/>
          <w:sz w:val="24"/>
          <w:szCs w:val="24"/>
        </w:rPr>
        <w:instrText xml:space="preserve"> ADDIN EN.CITE &lt;EndNote&gt;&lt;Cite&gt;&lt;Author&gt;Aburto&lt;/Author&gt;&lt;Year&gt;2016&lt;/Year&gt;&lt;RecNum&gt;14&lt;/RecNum&gt;&lt;DisplayText&gt;&lt;style face="superscript"&gt;14&lt;/style&gt;&lt;/DisplayText&gt;&lt;record&gt;&lt;rec-number&gt;14&lt;/rec-number&gt;&lt;foreign-keys&gt;&lt;key app="EN" db-id="2drptdvw2z50v6eazt65rd5ztfwzpewt2at9" timestamp="1515177959"&gt;14&lt;/key&gt;&lt;/foreign-keys&gt;&lt;ref-type name="Journal Article"&gt;17&lt;/ref-type&gt;&lt;contributors&gt;&lt;authors&gt;&lt;author&gt;Aburto, José Manuel&lt;/author&gt;&lt;author&gt;Beltrán-Sánchez, Hiram&lt;/author&gt;&lt;author&gt;García-Guerrero, Victor Manuel&lt;/author&gt;&lt;author&gt;Canudas-Romo, Vladimir&lt;/author&gt;&lt;/authors&gt;&lt;/contributors&gt;&lt;titles&gt;&lt;title&gt;Homicides in Mexico reversed life expectancy gains for men and slowed them for women, 2000–10&lt;/title&gt;&lt;secondary-title&gt;Health Affairs&lt;/secondary-title&gt;&lt;/titles&gt;&lt;periodical&gt;&lt;full-title&gt;Health affairs&lt;/full-title&gt;&lt;/periodical&gt;&lt;pages&gt;88-95&lt;/pages&gt;&lt;volume&gt;35&lt;/volume&gt;&lt;number&gt;1&lt;/number&gt;&lt;dates&gt;&lt;year&gt;2016&lt;/year&gt;&lt;/dates&gt;&lt;isbn&gt;0278-2715&lt;/isbn&gt;&lt;urls&gt;&lt;/urls&gt;&lt;/record&gt;&lt;/Cite&gt;&lt;/EndNote&gt;</w:instrText>
      </w:r>
      <w:r w:rsidR="00DB5CF3" w:rsidRPr="000705D0">
        <w:rPr>
          <w:rFonts w:cstheme="minorHAnsi"/>
          <w:sz w:val="24"/>
          <w:szCs w:val="24"/>
        </w:rPr>
        <w:fldChar w:fldCharType="separate"/>
      </w:r>
      <w:r w:rsidR="00152DE4" w:rsidRPr="000705D0">
        <w:rPr>
          <w:rFonts w:cstheme="minorHAnsi"/>
          <w:noProof/>
          <w:sz w:val="24"/>
          <w:szCs w:val="24"/>
          <w:vertAlign w:val="superscript"/>
        </w:rPr>
        <w:t>14</w:t>
      </w:r>
      <w:r w:rsidR="00DB5CF3" w:rsidRPr="000705D0">
        <w:rPr>
          <w:rFonts w:cstheme="minorHAnsi"/>
          <w:sz w:val="24"/>
          <w:szCs w:val="24"/>
        </w:rPr>
        <w:fldChar w:fldCharType="end"/>
      </w:r>
      <w:r w:rsidRPr="000705D0">
        <w:rPr>
          <w:rFonts w:cstheme="minorHAnsi"/>
          <w:sz w:val="24"/>
          <w:szCs w:val="24"/>
        </w:rPr>
        <w:t xml:space="preserve"> The third group covers older adults aged 50-84</w:t>
      </w:r>
      <w:r w:rsidR="00BE55EA" w:rsidRPr="000705D0">
        <w:rPr>
          <w:rFonts w:cstheme="minorHAnsi"/>
          <w:sz w:val="24"/>
          <w:szCs w:val="24"/>
        </w:rPr>
        <w:t>; with similar life expectancy (ages 40-84) used for international cancer comparisons.</w:t>
      </w:r>
      <w:r w:rsidR="00E75336" w:rsidRPr="000705D0">
        <w:rPr>
          <w:rFonts w:cstheme="minorHAnsi"/>
          <w:sz w:val="24"/>
          <w:szCs w:val="24"/>
        </w:rPr>
        <w:fldChar w:fldCharType="begin"/>
      </w:r>
      <w:r w:rsidR="0075177B">
        <w:rPr>
          <w:rFonts w:cstheme="minorHAnsi"/>
          <w:sz w:val="24"/>
          <w:szCs w:val="24"/>
        </w:rPr>
        <w:instrText xml:space="preserve"> ADDIN EN.CITE &lt;EndNote&gt;&lt;Cite&gt;&lt;Author&gt;Cao&lt;/Author&gt;&lt;Year&gt;2017&lt;/Year&gt;&lt;RecNum&gt;46&lt;/RecNum&gt;&lt;DisplayText&gt;&lt;style face="superscript"&gt;28&lt;/style&gt;&lt;/DisplayText&gt;&lt;record&gt;&lt;rec-number&gt;46&lt;/rec-number&gt;&lt;foreign-keys&gt;&lt;key app="EN" db-id="2drptdvw2z50v6eazt65rd5ztfwzpewt2at9" timestamp="1515431622"&gt;46&lt;/key&gt;&lt;/foreign-keys&gt;&lt;ref-type name="Journal Article"&gt;17&lt;/ref-type&gt;&lt;contributors&gt;&lt;authors&gt;&lt;author&gt;Cao, Bochen&lt;/author&gt;&lt;author&gt;Bray, Freddie&lt;/author&gt;&lt;author&gt;Beltrán-Sánchez, Hiram&lt;/author&gt;&lt;author&gt;Ginsburg, Ophira&lt;/author&gt;&lt;author&gt;Soneji, Samir&lt;/author&gt;&lt;author&gt;Soerjomataram, Isabelle&lt;/author&gt;&lt;/authors&gt;&lt;/contributors&gt;&lt;titles&gt;&lt;title&gt;Benchmarking life expectancy and cancer mortality: global comparison with cardiovascular disease 1981-2010&lt;/title&gt;&lt;secondary-title&gt;Bmj&lt;/secondary-title&gt;&lt;/titles&gt;&lt;periodical&gt;&lt;full-title&gt;Bmj&lt;/full-title&gt;&lt;/periodical&gt;&lt;pages&gt;j2765&lt;/pages&gt;&lt;volume&gt;357&lt;/volume&gt;&lt;dates&gt;&lt;year&gt;2017&lt;/year&gt;&lt;/dates&gt;&lt;isbn&gt;1756-1833&lt;/isbn&gt;&lt;urls&gt;&lt;/urls&gt;&lt;/record&gt;&lt;/Cite&gt;&lt;/EndNote&gt;</w:instrText>
      </w:r>
      <w:r w:rsidR="00E75336" w:rsidRPr="000705D0">
        <w:rPr>
          <w:rFonts w:cstheme="minorHAnsi"/>
          <w:sz w:val="24"/>
          <w:szCs w:val="24"/>
        </w:rPr>
        <w:fldChar w:fldCharType="separate"/>
      </w:r>
      <w:r w:rsidR="0075177B" w:rsidRPr="0075177B">
        <w:rPr>
          <w:rFonts w:cstheme="minorHAnsi"/>
          <w:noProof/>
          <w:sz w:val="24"/>
          <w:szCs w:val="24"/>
          <w:vertAlign w:val="superscript"/>
        </w:rPr>
        <w:t>28</w:t>
      </w:r>
      <w:r w:rsidR="00E75336" w:rsidRPr="000705D0">
        <w:rPr>
          <w:rFonts w:cstheme="minorHAnsi"/>
          <w:sz w:val="24"/>
          <w:szCs w:val="24"/>
        </w:rPr>
        <w:fldChar w:fldCharType="end"/>
      </w:r>
      <w:r w:rsidR="00BE55EA" w:rsidRPr="000705D0">
        <w:rPr>
          <w:rFonts w:cstheme="minorHAnsi"/>
          <w:sz w:val="24"/>
          <w:szCs w:val="24"/>
        </w:rPr>
        <w:t xml:space="preserve"> </w:t>
      </w:r>
      <w:r w:rsidRPr="000705D0">
        <w:rPr>
          <w:rFonts w:cstheme="minorHAnsi"/>
          <w:sz w:val="24"/>
          <w:szCs w:val="24"/>
        </w:rPr>
        <w:t>Older adults are likely to represent a vulnerable group due to deterioration in non-communicable diseases and injury-related mortality in recent years</w:t>
      </w:r>
      <w:r w:rsidR="00152DE4" w:rsidRPr="000705D0">
        <w:rPr>
          <w:rFonts w:cstheme="minorHAnsi"/>
          <w:sz w:val="24"/>
          <w:szCs w:val="24"/>
        </w:rPr>
        <w:t>.</w:t>
      </w:r>
      <w:r w:rsidR="0083729C" w:rsidRPr="000705D0">
        <w:rPr>
          <w:rFonts w:cstheme="minorHAnsi"/>
          <w:sz w:val="24"/>
          <w:szCs w:val="24"/>
        </w:rPr>
        <w:fldChar w:fldCharType="begin">
          <w:fldData xml:space="preserve">PEVuZE5vdGU+PENpdGU+PEF1dGhvcj5Hb256w6FsZXotR29uesOhbGV6PC9BdXRob3I+PFllYXI+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</w:fldData>
        </w:fldChar>
      </w:r>
      <w:r w:rsidR="0075177B">
        <w:rPr>
          <w:rFonts w:cstheme="minorHAnsi"/>
          <w:sz w:val="24"/>
          <w:szCs w:val="24"/>
        </w:rPr>
        <w:instrText xml:space="preserve"> ADDIN EN.CITE </w:instrText>
      </w:r>
      <w:r w:rsidR="0075177B">
        <w:rPr>
          <w:rFonts w:cstheme="minorHAnsi"/>
          <w:sz w:val="24"/>
          <w:szCs w:val="24"/>
        </w:rPr>
        <w:fldChar w:fldCharType="begin">
          <w:fldData xml:space="preserve">PEVuZE5vdGU+PENpdGU+PEF1dGhvcj5Hb256w6FsZXotR29uesOhbGV6PC9BdXRob3I+PFllYXI+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</w:fldData>
        </w:fldChar>
      </w:r>
      <w:r w:rsidR="0075177B">
        <w:rPr>
          <w:rFonts w:cstheme="minorHAnsi"/>
          <w:sz w:val="24"/>
          <w:szCs w:val="24"/>
        </w:rPr>
        <w:instrText xml:space="preserve"> ADDIN EN.CITE.DATA </w:instrText>
      </w:r>
      <w:r w:rsidR="0075177B">
        <w:rPr>
          <w:rFonts w:cstheme="minorHAnsi"/>
          <w:sz w:val="24"/>
          <w:szCs w:val="24"/>
        </w:rPr>
      </w:r>
      <w:r w:rsidR="0075177B">
        <w:rPr>
          <w:rFonts w:cstheme="minorHAnsi"/>
          <w:sz w:val="24"/>
          <w:szCs w:val="24"/>
        </w:rPr>
        <w:fldChar w:fldCharType="end"/>
      </w:r>
      <w:r w:rsidR="0083729C" w:rsidRPr="000705D0">
        <w:rPr>
          <w:rFonts w:cstheme="minorHAnsi"/>
          <w:sz w:val="24"/>
          <w:szCs w:val="24"/>
        </w:rPr>
      </w:r>
      <w:r w:rsidR="0083729C" w:rsidRPr="000705D0">
        <w:rPr>
          <w:rFonts w:cstheme="minorHAnsi"/>
          <w:sz w:val="24"/>
          <w:szCs w:val="24"/>
        </w:rPr>
        <w:fldChar w:fldCharType="separate"/>
      </w:r>
      <w:r w:rsidR="0075177B" w:rsidRPr="0075177B">
        <w:rPr>
          <w:rFonts w:cstheme="minorHAnsi"/>
          <w:noProof/>
          <w:sz w:val="24"/>
          <w:szCs w:val="24"/>
          <w:vertAlign w:val="superscript"/>
        </w:rPr>
        <w:t>16 29</w:t>
      </w:r>
      <w:r w:rsidR="0083729C" w:rsidRPr="000705D0">
        <w:rPr>
          <w:rFonts w:cstheme="minorHAnsi"/>
          <w:sz w:val="24"/>
          <w:szCs w:val="24"/>
        </w:rPr>
        <w:fldChar w:fldCharType="end"/>
      </w:r>
    </w:p>
    <w:p w14:paraId="5833F5E9" w14:textId="7777777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5C6DD18C" w14:textId="656DB6C9"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rPr>
      </w:pPr>
      <w:r w:rsidRPr="000705D0">
        <w:rPr>
          <w:rFonts w:cstheme="minorHAnsi"/>
          <w:i/>
          <w:sz w:val="24"/>
          <w:szCs w:val="24"/>
        </w:rPr>
        <w:t>Low mortality benchmark</w:t>
      </w:r>
    </w:p>
    <w:p w14:paraId="7C0CC2E5" w14:textId="2679E3D4"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Our low-mortality benchmark is calculated on the basis of the lowest observed mortality rates over all states by age, year, cause</w:t>
      </w:r>
      <w:r w:rsidR="00AA2FAA" w:rsidRPr="000705D0">
        <w:rPr>
          <w:rFonts w:cstheme="minorHAnsi"/>
          <w:sz w:val="24"/>
          <w:szCs w:val="24"/>
        </w:rPr>
        <w:t>,</w:t>
      </w:r>
      <w:r w:rsidRPr="000705D0">
        <w:rPr>
          <w:rFonts w:cstheme="minorHAnsi"/>
          <w:sz w:val="24"/>
          <w:szCs w:val="24"/>
        </w:rPr>
        <w:t xml:space="preserve"> and sex. </w:t>
      </w:r>
      <w:r w:rsidR="00434CAB" w:rsidRPr="000705D0">
        <w:rPr>
          <w:rFonts w:cstheme="minorHAnsi"/>
          <w:sz w:val="24"/>
          <w:szCs w:val="24"/>
        </w:rPr>
        <w:t xml:space="preserve">Subsequently, life expectancies are calculated with these rates. </w:t>
      </w:r>
      <w:r w:rsidR="00AA2FAA" w:rsidRPr="000705D0">
        <w:rPr>
          <w:rFonts w:cstheme="minorHAnsi"/>
          <w:sz w:val="24"/>
          <w:szCs w:val="24"/>
        </w:rPr>
        <w:t xml:space="preserve">This </w:t>
      </w:r>
      <w:r w:rsidR="00434CAB" w:rsidRPr="000705D0">
        <w:rPr>
          <w:rFonts w:cstheme="minorHAnsi"/>
          <w:sz w:val="24"/>
          <w:szCs w:val="24"/>
        </w:rPr>
        <w:t xml:space="preserve">represents the highest potentially achievable life expectancy from the </w:t>
      </w:r>
      <w:r w:rsidR="00AA2FAA" w:rsidRPr="000705D0">
        <w:rPr>
          <w:rFonts w:cstheme="minorHAnsi"/>
          <w:sz w:val="24"/>
          <w:szCs w:val="24"/>
        </w:rPr>
        <w:t xml:space="preserve">aggregated low </w:t>
      </w:r>
      <w:r w:rsidR="00434CAB" w:rsidRPr="000705D0">
        <w:rPr>
          <w:rFonts w:cstheme="minorHAnsi"/>
          <w:sz w:val="24"/>
          <w:szCs w:val="24"/>
        </w:rPr>
        <w:t xml:space="preserve">mortality profiles. </w:t>
      </w:r>
      <w:r w:rsidRPr="000705D0">
        <w:rPr>
          <w:rFonts w:cstheme="minorHAnsi"/>
          <w:sz w:val="24"/>
          <w:szCs w:val="24"/>
        </w:rPr>
        <w:t xml:space="preserve">This </w:t>
      </w:r>
      <w:r w:rsidR="00AA2FAA" w:rsidRPr="000705D0">
        <w:rPr>
          <w:rFonts w:cstheme="minorHAnsi"/>
          <w:sz w:val="24"/>
          <w:szCs w:val="24"/>
        </w:rPr>
        <w:t xml:space="preserve">benchmark </w:t>
      </w:r>
      <w:r w:rsidRPr="000705D0">
        <w:rPr>
          <w:rFonts w:cstheme="minorHAnsi"/>
          <w:sz w:val="24"/>
          <w:szCs w:val="24"/>
        </w:rPr>
        <w:t>is a practical reference because it is based neither on a projection of improvements into the future nor on an arbitrary and likely dissimilar population.  The resulting minimum mortality rate schedule has a unique age profile, and it determines our benchmark temporary life expectancy. It can be treated as the best presently achievable mortality assuming perfect diffusion of the best available practices and technologies in Mexico</w:t>
      </w:r>
      <w:r w:rsidR="00152DE4" w:rsidRPr="000705D0">
        <w:rPr>
          <w:rFonts w:cstheme="minorHAnsi"/>
          <w:sz w:val="24"/>
          <w:szCs w:val="24"/>
        </w:rPr>
        <w:t>.</w:t>
      </w:r>
      <w:r w:rsidR="0083729C" w:rsidRPr="000705D0">
        <w:rPr>
          <w:rFonts w:cstheme="minorHAnsi"/>
          <w:sz w:val="24"/>
          <w:szCs w:val="24"/>
        </w:rPr>
        <w:fldChar w:fldCharType="begin"/>
      </w:r>
      <w:r w:rsidR="0075177B">
        <w:rPr>
          <w:rFonts w:cstheme="minorHAnsi"/>
          <w:sz w:val="24"/>
          <w:szCs w:val="24"/>
        </w:rPr>
        <w:instrText xml:space="preserve"> ADDIN EN.CITE &lt;EndNote&gt;&lt;Cite&gt;&lt;Author&gt;Vallin&lt;/Author&gt;&lt;Year&gt;2008&lt;/Year&gt;&lt;RecNum&gt;17&lt;/RecNum&gt;&lt;DisplayText&gt;&lt;style face="superscript"&gt;19&lt;/style&gt;&lt;/DisplayText&gt;&lt;record&gt;&lt;rec-number&gt;17&lt;/rec-number&gt;&lt;foreign-keys&gt;&lt;key app="EN" db-id="2drptdvw2z50v6eazt65rd5ztfwzpewt2at9" timestamp="1515177959"&gt;17&lt;/key&gt;&lt;/foreign-keys&gt;&lt;ref-type name="Journal Article"&gt;17&lt;/ref-type&gt;&lt;contributors&gt;&lt;authors&gt;&lt;author&gt;Vallin, Jacques&lt;/author&gt;&lt;author&gt;Meslé, France&lt;/author&gt;&lt;/authors&gt;&lt;/contributors&gt;&lt;titles&gt;&lt;title&gt;Minimum Mortality: A Predictor of Future Progress?&lt;/title&gt;&lt;secondary-title&gt;Population-E&lt;/secondary-title&gt;&lt;/titles&gt;&lt;periodical&gt;&lt;full-title&gt;Population-E&lt;/full-title&gt;&lt;/periodical&gt;&lt;pages&gt;557-590&lt;/pages&gt;&lt;volume&gt;63&lt;/volume&gt;&lt;number&gt;04&lt;/number&gt;&lt;dates&gt;&lt;year&gt;2008&lt;/year&gt;&lt;/dates&gt;&lt;isbn&gt;1958-9190&lt;/isbn&gt;&lt;urls&gt;&lt;/urls&gt;&lt;/record&gt;&lt;/Cite&gt;&lt;/EndNote&gt;</w:instrText>
      </w:r>
      <w:r w:rsidR="0083729C" w:rsidRPr="000705D0">
        <w:rPr>
          <w:rFonts w:cstheme="minorHAnsi"/>
          <w:sz w:val="24"/>
          <w:szCs w:val="24"/>
        </w:rPr>
        <w:fldChar w:fldCharType="separate"/>
      </w:r>
      <w:r w:rsidR="0075177B" w:rsidRPr="0075177B">
        <w:rPr>
          <w:rFonts w:cstheme="minorHAnsi"/>
          <w:noProof/>
          <w:sz w:val="24"/>
          <w:szCs w:val="24"/>
          <w:vertAlign w:val="superscript"/>
        </w:rPr>
        <w:t>19</w:t>
      </w:r>
      <w:r w:rsidR="0083729C" w:rsidRPr="000705D0">
        <w:rPr>
          <w:rFonts w:cstheme="minorHAnsi"/>
          <w:sz w:val="24"/>
          <w:szCs w:val="24"/>
        </w:rPr>
        <w:fldChar w:fldCharType="end"/>
      </w:r>
      <w:r w:rsidRPr="000705D0">
        <w:rPr>
          <w:rFonts w:cstheme="minorHAnsi"/>
          <w:sz w:val="24"/>
          <w:szCs w:val="24"/>
        </w:rPr>
        <w:t xml:space="preserve"> </w:t>
      </w:r>
    </w:p>
    <w:p w14:paraId="109DBFA2" w14:textId="7777777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0ECD67D2" w14:textId="463307B7"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rPr>
      </w:pPr>
      <w:r w:rsidRPr="000705D0">
        <w:rPr>
          <w:rFonts w:cstheme="minorHAnsi"/>
          <w:i/>
          <w:sz w:val="24"/>
          <w:szCs w:val="24"/>
        </w:rPr>
        <w:t>Methods</w:t>
      </w:r>
    </w:p>
    <w:p w14:paraId="2B500C90" w14:textId="1BA409FF" w:rsidR="002F5D5E" w:rsidRPr="000705D0"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Cause-specific death rates are the basis of all calculations in this work. To mitigate random variations</w:t>
      </w:r>
      <w:ins w:id="64" w:author="José Manuel Aburto" w:date="2018-05-04T15:06:00Z">
        <w:r w:rsidR="0005454C">
          <w:rPr>
            <w:rFonts w:cstheme="minorHAnsi"/>
            <w:sz w:val="24"/>
            <w:szCs w:val="24"/>
          </w:rPr>
          <w:t xml:space="preserve"> over time and correct for age-heaping</w:t>
        </w:r>
      </w:ins>
      <w:r w:rsidRPr="000705D0">
        <w:rPr>
          <w:rFonts w:cstheme="minorHAnsi"/>
          <w:sz w:val="24"/>
          <w:szCs w:val="24"/>
        </w:rPr>
        <w:t xml:space="preserve">, these rates are adjusted in two steps. First, we smooth cause-specific death </w:t>
      </w:r>
      <w:del w:id="65" w:author="José Manuel Aburto" w:date="2018-05-04T15:10:00Z">
        <w:r w:rsidRPr="000705D0" w:rsidDel="00B61579">
          <w:rPr>
            <w:rFonts w:cstheme="minorHAnsi"/>
            <w:sz w:val="24"/>
            <w:szCs w:val="24"/>
          </w:rPr>
          <w:delText xml:space="preserve">rates </w:delText>
        </w:r>
      </w:del>
      <w:ins w:id="66" w:author="José Manuel Aburto" w:date="2018-05-04T15:10:00Z">
        <w:r w:rsidR="00B61579">
          <w:rPr>
            <w:rFonts w:cstheme="minorHAnsi"/>
            <w:sz w:val="24"/>
            <w:szCs w:val="24"/>
          </w:rPr>
          <w:t>counts</w:t>
        </w:r>
        <w:r w:rsidR="00B61579" w:rsidRPr="000705D0">
          <w:rPr>
            <w:rFonts w:cstheme="minorHAnsi"/>
            <w:sz w:val="24"/>
            <w:szCs w:val="24"/>
          </w:rPr>
          <w:t xml:space="preserve"> </w:t>
        </w:r>
      </w:ins>
      <w:r w:rsidRPr="000705D0">
        <w:rPr>
          <w:rFonts w:cstheme="minorHAnsi"/>
          <w:sz w:val="24"/>
          <w:szCs w:val="24"/>
        </w:rPr>
        <w:t>over age and time for each state and sex separately using a 2-d p-spline</w:t>
      </w:r>
      <w:r w:rsidR="00152DE4" w:rsidRPr="000705D0">
        <w:rPr>
          <w:rFonts w:cstheme="minorHAnsi"/>
          <w:sz w:val="24"/>
          <w:szCs w:val="24"/>
        </w:rPr>
        <w:t>.</w:t>
      </w:r>
      <w:r w:rsidR="00050360" w:rsidRPr="000705D0">
        <w:rPr>
          <w:rFonts w:cstheme="minorHAnsi"/>
          <w:sz w:val="24"/>
          <w:szCs w:val="24"/>
        </w:rPr>
        <w:fldChar w:fldCharType="begin"/>
      </w:r>
      <w:r w:rsidR="0075177B">
        <w:rPr>
          <w:rFonts w:cstheme="minorHAnsi"/>
          <w:sz w:val="24"/>
          <w:szCs w:val="24"/>
        </w:rPr>
        <w:instrText xml:space="preserve"> ADDIN EN.CITE &lt;EndNote&gt;&lt;Cite&gt;&lt;Author&gt;Camarda&lt;/Author&gt;&lt;Year&gt;2012&lt;/Year&gt;&lt;RecNum&gt;27&lt;/RecNum&gt;&lt;DisplayText&gt;&lt;style face="superscript"&gt;30&lt;/style&gt;&lt;/DisplayText&gt;&lt;record&gt;&lt;rec-number&gt;27&lt;/rec-number&gt;&lt;foreign-keys&gt;&lt;key app="EN" db-id="2drptdvw2z50v6eazt65rd5ztfwzpewt2at9" timestamp="1515177961"&gt;27&lt;/key&gt;&lt;/foreign-keys&gt;&lt;ref-type name="Journal Article"&gt;17&lt;/ref-type&gt;&lt;contributors&gt;&lt;authors&gt;&lt;author&gt;Camarda, Carlo G.&lt;/author&gt;&lt;/authors&gt;&lt;/contributors&gt;&lt;titles&gt;&lt;title&gt;MortalitySmooth: An R Package for Smoothing Poisson Counts with P-Splines&lt;/title&gt;&lt;secondary-title&gt;Journal of Statistical Software&lt;/secondary-title&gt;&lt;/titles&gt;&lt;periodical&gt;&lt;full-title&gt;Journal of Statistical Software&lt;/full-title&gt;&lt;/periodical&gt;&lt;pages&gt;1-24&lt;/pages&gt;&lt;volume&gt;50&lt;/volume&gt;&lt;dates&gt;&lt;year&gt;2012&lt;/year&gt;&lt;/dates&gt;&lt;label&gt;CamardaJSSpackage2012&lt;/label&gt;&lt;urls&gt;&lt;/urls&gt;&lt;/record&gt;&lt;/Cite&gt;&lt;/EndNote&gt;</w:instrText>
      </w:r>
      <w:r w:rsidR="00050360" w:rsidRPr="000705D0">
        <w:rPr>
          <w:rFonts w:cstheme="minorHAnsi"/>
          <w:sz w:val="24"/>
          <w:szCs w:val="24"/>
        </w:rPr>
        <w:fldChar w:fldCharType="separate"/>
      </w:r>
      <w:r w:rsidR="0075177B" w:rsidRPr="0075177B">
        <w:rPr>
          <w:rFonts w:cstheme="minorHAnsi"/>
          <w:noProof/>
          <w:sz w:val="24"/>
          <w:szCs w:val="24"/>
          <w:vertAlign w:val="superscript"/>
        </w:rPr>
        <w:t>30</w:t>
      </w:r>
      <w:r w:rsidR="00050360" w:rsidRPr="000705D0">
        <w:rPr>
          <w:rFonts w:cstheme="minorHAnsi"/>
          <w:sz w:val="24"/>
          <w:szCs w:val="24"/>
        </w:rPr>
        <w:fldChar w:fldCharType="end"/>
      </w:r>
      <w:r w:rsidRPr="000705D0">
        <w:rPr>
          <w:rFonts w:cstheme="minorHAnsi"/>
          <w:sz w:val="24"/>
          <w:szCs w:val="24"/>
        </w:rPr>
        <w:t xml:space="preserve"> Second, we rescale the smoothed cause-specific death rates to sum to the raw all-cause death rates for each sex and state. Period life tables up to</w:t>
      </w:r>
      <w:r w:rsidR="00050360" w:rsidRPr="000705D0">
        <w:rPr>
          <w:rFonts w:cstheme="minorHAnsi"/>
          <w:sz w:val="24"/>
          <w:szCs w:val="24"/>
        </w:rPr>
        <w:t xml:space="preserve"> </w:t>
      </w:r>
      <w:r w:rsidRPr="000705D0">
        <w:rPr>
          <w:rFonts w:cstheme="minorHAnsi"/>
          <w:sz w:val="24"/>
          <w:szCs w:val="24"/>
        </w:rPr>
        <w:t>age 84 for males and females from 1990 to 2015 and their benchmarks were calculated following standard demographic methods</w:t>
      </w:r>
      <w:ins w:id="67" w:author="José Manuel Aburto" w:date="2018-05-04T15:18:00Z">
        <w:r w:rsidR="00B61579">
          <w:rPr>
            <w:rFonts w:cstheme="minorHAnsi"/>
            <w:sz w:val="24"/>
            <w:szCs w:val="24"/>
          </w:rPr>
          <w:t xml:space="preserve"> (for life table construction see Chapter 2 of reference 32)</w:t>
        </w:r>
      </w:ins>
      <w:r w:rsidR="000444BB" w:rsidRPr="000705D0">
        <w:rPr>
          <w:rFonts w:cstheme="minorHAnsi"/>
          <w:sz w:val="24"/>
          <w:szCs w:val="24"/>
        </w:rPr>
        <w:t>.</w:t>
      </w:r>
      <w:r w:rsidR="00050360" w:rsidRPr="000705D0">
        <w:rPr>
          <w:rFonts w:cstheme="minorHAnsi"/>
          <w:sz w:val="24"/>
          <w:szCs w:val="24"/>
        </w:rPr>
        <w:fldChar w:fldCharType="begin"/>
      </w:r>
      <w:r w:rsidR="00B61579">
        <w:rPr>
          <w:rFonts w:cstheme="minorHAnsi"/>
          <w:sz w:val="24"/>
          <w:szCs w:val="24"/>
        </w:rPr>
        <w:instrText xml:space="preserve"> ADDIN EN.CITE &lt;EndNote&gt;&lt;Cite&gt;&lt;Author&gt;Wilmoth&lt;/Author&gt;&lt;Year&gt;2007&lt;/Year&gt;&lt;RecNum&gt;28&lt;/RecNum&gt;&lt;DisplayText&gt;&lt;style face="superscript"&gt;31 32&lt;/style&gt;&lt;/DisplayText&gt;&lt;record&gt;&lt;rec-number&gt;28&lt;/rec-number&gt;&lt;foreign-keys&gt;&lt;key app="EN" db-id="2drptdvw2z50v6eazt65rd5ztfwzpewt2at9" timestamp="1515177961"&gt;28&lt;/key&gt;&lt;/foreign-keys&gt;&lt;ref-type name="Journal Article"&gt;17&lt;/ref-type&gt;&lt;contributors&gt;&lt;authors&gt;&lt;author&gt;Wilmoth, John R&lt;/author&gt;&lt;author&gt;Andreev, Kirill&lt;/author&gt;&lt;author&gt;Jdanov, Dmitri&lt;/author&gt;&lt;author&gt;Glei, Dana A&lt;/author&gt;&lt;author&gt;Boe, C&lt;/author&gt;&lt;author&gt;Bubenheim, M&lt;/author&gt;&lt;author&gt;Philipov, D&lt;/author&gt;&lt;author&gt;Shkolnikov, V&lt;/author&gt;&lt;author&gt;Vachon, P&lt;/author&gt;&lt;/authors&gt;&lt;/contributors&gt;&lt;titles&gt;&lt;title&gt;Methods protocol for the human mortality database&lt;/title&gt;&lt;secondary-title&gt;University of California, Berkeley, and Max Planck Institute for Demographic Research, Rostock. URL: http://mortality. org [version 31/05/2007]&lt;/secondary-title&gt;&lt;/titles&gt;&lt;periodical&gt;&lt;full-title&gt;University of California, Berkeley, and Max Planck Institute for Demographic Research, Rostock. URL: http://mortality. org [version 31/05/2007]&lt;/full-title&gt;&lt;/periodical&gt;&lt;pages&gt;10-11&lt;/pages&gt;&lt;volume&gt;9&lt;/volume&gt;&lt;dates&gt;&lt;year&gt;2007&lt;/year&gt;&lt;/dates&gt;&lt;urls&gt;&lt;/urls&gt;&lt;/record&gt;&lt;/Cite&gt;&lt;Cite&gt;&lt;Author&gt;Preston&lt;/Author&gt;&lt;Year&gt;2000&lt;/Year&gt;&lt;RecNum&gt;51&lt;/RecNum&gt;&lt;record&gt;&lt;rec-number&gt;51&lt;/rec-number&gt;&lt;foreign-keys&gt;&lt;key app="EN" db-id="2drptdvw2z50v6eazt65rd5ztfwzpewt2at9" timestamp="1525439065"&gt;51&lt;/key&gt;&lt;/foreign-keys&gt;&lt;ref-type name="Book"&gt;6&lt;/ref-type&gt;&lt;contributors&gt;&lt;authors&gt;&lt;author&gt;Preston, Samuel&lt;/author&gt;&lt;author&gt;Heuveline, Patrick&lt;/author&gt;&lt;author&gt;Guillot, Michel&lt;/author&gt;&lt;/authors&gt;&lt;/contributors&gt;&lt;titles&gt;&lt;title&gt;Demography: measuring and modeling population processes&lt;/title&gt;&lt;/titles&gt;&lt;dates&gt;&lt;year&gt;2000&lt;/year&gt;&lt;/dates&gt;&lt;urls&gt;&lt;/urls&gt;&lt;/record&gt;&lt;/Cite&gt;&lt;/EndNote&gt;</w:instrText>
      </w:r>
      <w:r w:rsidR="00050360" w:rsidRPr="000705D0">
        <w:rPr>
          <w:rFonts w:cstheme="minorHAnsi"/>
          <w:sz w:val="24"/>
          <w:szCs w:val="24"/>
        </w:rPr>
        <w:fldChar w:fldCharType="separate"/>
      </w:r>
      <w:r w:rsidR="00B61579" w:rsidRPr="00B61579">
        <w:rPr>
          <w:rFonts w:cstheme="minorHAnsi"/>
          <w:noProof/>
          <w:sz w:val="24"/>
          <w:szCs w:val="24"/>
          <w:vertAlign w:val="superscript"/>
        </w:rPr>
        <w:t>31 32</w:t>
      </w:r>
      <w:r w:rsidR="00050360" w:rsidRPr="000705D0">
        <w:rPr>
          <w:rFonts w:cstheme="minorHAnsi"/>
          <w:sz w:val="24"/>
          <w:szCs w:val="24"/>
        </w:rPr>
        <w:fldChar w:fldCharType="end"/>
      </w:r>
      <w:r w:rsidRPr="000705D0">
        <w:rPr>
          <w:rFonts w:cstheme="minorHAnsi"/>
          <w:sz w:val="24"/>
          <w:szCs w:val="24"/>
        </w:rPr>
        <w:t xml:space="preserve"> Temporary life expectancies were calculated </w:t>
      </w:r>
      <w:r w:rsidR="00050360" w:rsidRPr="000705D0">
        <w:rPr>
          <w:rFonts w:cstheme="minorHAnsi"/>
          <w:sz w:val="24"/>
          <w:szCs w:val="24"/>
        </w:rPr>
        <w:fldChar w:fldCharType="begin"/>
      </w:r>
      <w:r w:rsidR="0075177B">
        <w:rPr>
          <w:rFonts w:cstheme="minorHAnsi"/>
          <w:sz w:val="24"/>
          <w:szCs w:val="24"/>
        </w:rPr>
        <w:instrText xml:space="preserve"> ADDIN EN.CITE &lt;EndNote&gt;&lt;Cite&gt;&lt;Author&gt;Arriaga&lt;/Author&gt;&lt;Year&gt;1984&lt;/Year&gt;&lt;RecNum&gt;25&lt;/RecNum&gt;&lt;DisplayText&gt;&lt;style face="superscript"&gt;26&lt;/style&gt;&lt;/DisplayText&gt;&lt;record&gt;&lt;rec-number&gt;25&lt;/rec-number&gt;&lt;foreign-keys&gt;&lt;key app="EN" db-id="2drptdvw2z50v6eazt65rd5ztfwzpewt2at9" timestamp="1515177960"&gt;25&lt;/key&gt;&lt;/foreign-keys&gt;&lt;ref-type name="Journal Article"&gt;17&lt;/ref-type&gt;&lt;contributors&gt;&lt;authors&gt;&lt;author&gt;Arriaga, Eduardo E&lt;/author&gt;&lt;/authors&gt;&lt;/contributors&gt;&lt;titles&gt;&lt;title&gt;Measuring and explaining the change in life expectancies&lt;/title&gt;&lt;secondary-title&gt;Demography&lt;/secondary-title&gt;&lt;/titles&gt;&lt;periodical&gt;&lt;full-title&gt;Demography&lt;/full-title&gt;&lt;/periodical&gt;&lt;pages&gt;83-96&lt;/pages&gt;&lt;volume&gt;21&lt;/volume&gt;&lt;number&gt;1&lt;/number&gt;&lt;dates&gt;&lt;year&gt;1984&lt;/year&gt;&lt;/dates&gt;&lt;isbn&gt;0070-3370&lt;/isbn&gt;&lt;urls&gt;&lt;/urls&gt;&lt;/record&gt;&lt;/Cite&gt;&lt;/EndNote&gt;</w:instrText>
      </w:r>
      <w:r w:rsidR="00050360" w:rsidRPr="000705D0">
        <w:rPr>
          <w:rFonts w:cstheme="minorHAnsi"/>
          <w:sz w:val="24"/>
          <w:szCs w:val="24"/>
        </w:rPr>
        <w:fldChar w:fldCharType="separate"/>
      </w:r>
      <w:r w:rsidR="0075177B" w:rsidRPr="0075177B">
        <w:rPr>
          <w:rFonts w:cstheme="minorHAnsi"/>
          <w:noProof/>
          <w:sz w:val="24"/>
          <w:szCs w:val="24"/>
          <w:vertAlign w:val="superscript"/>
        </w:rPr>
        <w:t>26</w:t>
      </w:r>
      <w:r w:rsidR="00050360" w:rsidRPr="000705D0">
        <w:rPr>
          <w:rFonts w:cstheme="minorHAnsi"/>
          <w:sz w:val="24"/>
          <w:szCs w:val="24"/>
        </w:rPr>
        <w:fldChar w:fldCharType="end"/>
      </w:r>
      <w:r w:rsidRPr="000705D0">
        <w:rPr>
          <w:rFonts w:cstheme="minorHAnsi"/>
          <w:sz w:val="24"/>
          <w:szCs w:val="24"/>
        </w:rPr>
        <w:t>(see Additional file 1 for a technical overview</w:t>
      </w:r>
      <w:ins w:id="68" w:author="José Manuel Aburto" w:date="2018-05-08T10:44:00Z">
        <w:r w:rsidR="00DC2B4F">
          <w:rPr>
            <w:rFonts w:cstheme="minorHAnsi"/>
            <w:sz w:val="24"/>
            <w:szCs w:val="24"/>
          </w:rPr>
          <w:t xml:space="preserve"> and 95% CIs</w:t>
        </w:r>
      </w:ins>
      <w:r w:rsidRPr="000705D0">
        <w:rPr>
          <w:rFonts w:cstheme="minorHAnsi"/>
          <w:sz w:val="24"/>
          <w:szCs w:val="24"/>
        </w:rPr>
        <w:t>) and  cause-specific contributions to the difference between</w:t>
      </w:r>
      <w:r w:rsidR="00E07741" w:rsidRPr="000705D0">
        <w:rPr>
          <w:rFonts w:cstheme="minorHAnsi"/>
          <w:sz w:val="24"/>
          <w:szCs w:val="24"/>
        </w:rPr>
        <w:t xml:space="preserve"> </w:t>
      </w:r>
      <w:r w:rsidRPr="000705D0">
        <w:rPr>
          <w:rFonts w:cstheme="minorHAnsi"/>
          <w:sz w:val="24"/>
          <w:szCs w:val="24"/>
        </w:rPr>
        <w:t>each state and the low mortality benchmark were estimated using</w:t>
      </w:r>
      <w:r w:rsidR="00050360" w:rsidRPr="000705D0">
        <w:rPr>
          <w:rFonts w:cstheme="minorHAnsi"/>
          <w:sz w:val="24"/>
          <w:szCs w:val="24"/>
        </w:rPr>
        <w:t xml:space="preserve"> </w:t>
      </w:r>
      <w:r w:rsidRPr="000705D0">
        <w:rPr>
          <w:rFonts w:cstheme="minorHAnsi"/>
          <w:sz w:val="24"/>
          <w:szCs w:val="24"/>
        </w:rPr>
        <w:t>standard decomposition techniques</w:t>
      </w:r>
      <w:r w:rsidR="000444BB" w:rsidRPr="000705D0">
        <w:rPr>
          <w:rFonts w:cstheme="minorHAnsi"/>
          <w:sz w:val="24"/>
          <w:szCs w:val="24"/>
        </w:rPr>
        <w:t>.</w:t>
      </w:r>
      <w:r w:rsidR="00050360" w:rsidRPr="000705D0">
        <w:rPr>
          <w:rFonts w:cstheme="minorHAnsi"/>
          <w:sz w:val="24"/>
          <w:szCs w:val="24"/>
        </w:rPr>
        <w:fldChar w:fldCharType="begin"/>
      </w:r>
      <w:r w:rsidR="00B61579">
        <w:rPr>
          <w:rFonts w:cstheme="minorHAnsi"/>
          <w:sz w:val="24"/>
          <w:szCs w:val="24"/>
        </w:rPr>
        <w:instrText xml:space="preserve"> ADDIN EN.CITE &lt;EndNote&gt;&lt;Cite&gt;&lt;Author&gt;Horiuchi&lt;/Author&gt;&lt;Year&gt;2008&lt;/Year&gt;&lt;RecNum&gt;29&lt;/RecNum&gt;&lt;DisplayText&gt;&lt;style face="superscript"&gt;33&lt;/style&gt;&lt;/DisplayText&gt;&lt;record&gt;&lt;rec-number&gt;29&lt;/rec-number&gt;&lt;foreign-keys&gt;&lt;key app="EN" db-id="2drptdvw2z50v6eazt65rd5ztfwzpewt2at9" timestamp="1515177961"&gt;29&lt;/key&gt;&lt;/foreign-keys&gt;&lt;ref-type name="Journal Article"&gt;17&lt;/ref-type&gt;&lt;contributors&gt;&lt;authors&gt;&lt;author&gt;Horiuchi, Shiro&lt;/author&gt;&lt;author&gt;Wilmoth, John R&lt;/author&gt;&lt;author&gt;Pletcher, Scott D&lt;/author&gt;&lt;/authors&gt;&lt;/contributors&gt;&lt;titles&gt;&lt;title&gt;A decomposition method based on a model of continuous change&lt;/title&gt;&lt;secondary-title&gt;Demography&lt;/secondary-title&gt;&lt;/titles&gt;&lt;periodical&gt;&lt;full-title&gt;Demography&lt;/full-title&gt;&lt;/periodical&gt;&lt;pages&gt;785-801&lt;/pages&gt;&lt;volume&gt;45&lt;/volume&gt;&lt;number&gt;4&lt;/number&gt;&lt;dates&gt;&lt;year&gt;2008&lt;/year&gt;&lt;/dates&gt;&lt;publisher&gt;Springer&lt;/publisher&gt;&lt;label&gt;horiuchi2008decomposition&lt;/label&gt;&lt;urls&gt;&lt;/urls&gt;&lt;/record&gt;&lt;/Cite&gt;&lt;/EndNote&gt;</w:instrText>
      </w:r>
      <w:r w:rsidR="00050360" w:rsidRPr="000705D0">
        <w:rPr>
          <w:rFonts w:cstheme="minorHAnsi"/>
          <w:sz w:val="24"/>
          <w:szCs w:val="24"/>
        </w:rPr>
        <w:fldChar w:fldCharType="separate"/>
      </w:r>
      <w:r w:rsidR="00B61579" w:rsidRPr="00B61579">
        <w:rPr>
          <w:rFonts w:cstheme="minorHAnsi"/>
          <w:noProof/>
          <w:sz w:val="24"/>
          <w:szCs w:val="24"/>
          <w:vertAlign w:val="superscript"/>
        </w:rPr>
        <w:t>33</w:t>
      </w:r>
      <w:r w:rsidR="00050360" w:rsidRPr="000705D0">
        <w:rPr>
          <w:rFonts w:cstheme="minorHAnsi"/>
          <w:sz w:val="24"/>
          <w:szCs w:val="24"/>
        </w:rPr>
        <w:fldChar w:fldCharType="end"/>
      </w:r>
      <w:r w:rsidRPr="000705D0">
        <w:rPr>
          <w:rFonts w:cstheme="minorHAnsi"/>
          <w:sz w:val="24"/>
          <w:szCs w:val="24"/>
        </w:rPr>
        <w:t xml:space="preserve"> </w:t>
      </w:r>
      <w:ins w:id="69" w:author="José Manuel Aburto" w:date="2018-05-04T15:30:00Z">
        <w:r w:rsidR="00E476D0">
          <w:rPr>
            <w:rFonts w:cstheme="minorHAnsi"/>
            <w:sz w:val="24"/>
            <w:szCs w:val="24"/>
          </w:rPr>
          <w:t xml:space="preserve">The decomposition method </w:t>
        </w:r>
        <w:r w:rsidR="00E476D0">
          <w:rPr>
            <w:rFonts w:cstheme="minorHAnsi"/>
            <w:sz w:val="24"/>
            <w:szCs w:val="24"/>
          </w:rPr>
          <w:lastRenderedPageBreak/>
          <w:t xml:space="preserve">used in this analysis is based </w:t>
        </w:r>
      </w:ins>
      <w:ins w:id="70" w:author="José Manuel Aburto" w:date="2018-05-04T15:31:00Z">
        <w:r w:rsidR="008E53A2">
          <w:rPr>
            <w:rFonts w:cstheme="minorHAnsi"/>
            <w:sz w:val="24"/>
            <w:szCs w:val="24"/>
          </w:rPr>
          <w:t>on a model of demographic functions that change gradually over time.</w:t>
        </w:r>
      </w:ins>
      <w:r w:rsidR="008E53A2">
        <w:rPr>
          <w:rFonts w:cstheme="minorHAnsi"/>
          <w:sz w:val="24"/>
          <w:szCs w:val="24"/>
        </w:rPr>
        <w:fldChar w:fldCharType="begin"/>
      </w:r>
      <w:r w:rsidR="008E53A2">
        <w:rPr>
          <w:rFonts w:cstheme="minorHAnsi"/>
          <w:sz w:val="24"/>
          <w:szCs w:val="24"/>
        </w:rPr>
        <w:instrText xml:space="preserve"> ADDIN EN.CITE &lt;EndNote&gt;&lt;Cite&gt;&lt;Author&gt;Horiuchi&lt;/Author&gt;&lt;Year&gt;2008&lt;/Year&gt;&lt;RecNum&gt;29&lt;/RecNum&gt;&lt;DisplayText&gt;&lt;style face="superscript"&gt;33&lt;/style&gt;&lt;/DisplayText&gt;&lt;record&gt;&lt;rec-number&gt;29&lt;/rec-number&gt;&lt;foreign-keys&gt;&lt;key app="EN" db-id="2drptdvw2z50v6eazt65rd5ztfwzpewt2at9" timestamp="1515177961"&gt;29&lt;/key&gt;&lt;/foreign-keys&gt;&lt;ref-type name="Journal Article"&gt;17&lt;/ref-type&gt;&lt;contributors&gt;&lt;authors&gt;&lt;author&gt;Horiuchi, Shiro&lt;/author&gt;&lt;author&gt;Wilmoth, John R&lt;/author&gt;&lt;author&gt;Pletcher, Scott D&lt;/author&gt;&lt;/authors&gt;&lt;/contributors&gt;&lt;titles&gt;&lt;title&gt;A decomposition method based on a model of continuous change&lt;/title&gt;&lt;secondary-title&gt;Demography&lt;/secondary-title&gt;&lt;/titles&gt;&lt;periodical&gt;&lt;full-title&gt;Demography&lt;/full-title&gt;&lt;/periodical&gt;&lt;pages&gt;785-801&lt;/pages&gt;&lt;volume&gt;45&lt;/volume&gt;&lt;number&gt;4&lt;/number&gt;&lt;dates&gt;&lt;year&gt;2008&lt;/year&gt;&lt;/dates&gt;&lt;publisher&gt;Springer&lt;/publisher&gt;&lt;label&gt;horiuchi2008decomposition&lt;/label&gt;&lt;urls&gt;&lt;/urls&gt;&lt;/record&gt;&lt;/Cite&gt;&lt;/EndNote&gt;</w:instrText>
      </w:r>
      <w:r w:rsidR="008E53A2">
        <w:rPr>
          <w:rFonts w:cstheme="minorHAnsi"/>
          <w:sz w:val="24"/>
          <w:szCs w:val="24"/>
        </w:rPr>
        <w:fldChar w:fldCharType="separate"/>
      </w:r>
      <w:r w:rsidR="008E53A2" w:rsidRPr="008E53A2">
        <w:rPr>
          <w:rFonts w:cstheme="minorHAnsi"/>
          <w:noProof/>
          <w:sz w:val="24"/>
          <w:szCs w:val="24"/>
          <w:vertAlign w:val="superscript"/>
        </w:rPr>
        <w:t>33</w:t>
      </w:r>
      <w:r w:rsidR="008E53A2">
        <w:rPr>
          <w:rFonts w:cstheme="minorHAnsi"/>
          <w:sz w:val="24"/>
          <w:szCs w:val="24"/>
        </w:rPr>
        <w:fldChar w:fldCharType="end"/>
      </w:r>
      <w:ins w:id="71" w:author="José Manuel Aburto" w:date="2018-05-04T15:32:00Z">
        <w:r w:rsidR="008E53A2">
          <w:rPr>
            <w:rFonts w:cstheme="minorHAnsi"/>
            <w:sz w:val="24"/>
            <w:szCs w:val="24"/>
          </w:rPr>
          <w:t xml:space="preserve"> </w:t>
        </w:r>
      </w:ins>
      <w:ins w:id="72" w:author="José Manuel Aburto" w:date="2018-05-04T15:33:00Z">
        <w:r w:rsidR="008E53A2">
          <w:rPr>
            <w:rFonts w:cstheme="minorHAnsi"/>
            <w:sz w:val="24"/>
            <w:szCs w:val="24"/>
          </w:rPr>
          <w:t xml:space="preserve">It is a stepwise-based </w:t>
        </w:r>
      </w:ins>
      <w:ins w:id="73" w:author="José Manuel Aburto" w:date="2018-05-04T15:34:00Z">
        <w:r w:rsidR="008E53A2">
          <w:rPr>
            <w:rFonts w:cstheme="minorHAnsi"/>
            <w:sz w:val="24"/>
            <w:szCs w:val="24"/>
          </w:rPr>
          <w:t xml:space="preserve">demographic method </w:t>
        </w:r>
      </w:ins>
      <w:ins w:id="74" w:author="José Manuel Aburto" w:date="2018-05-04T15:33:00Z">
        <w:r w:rsidR="008E53A2">
          <w:rPr>
            <w:rFonts w:cstheme="minorHAnsi"/>
            <w:sz w:val="24"/>
            <w:szCs w:val="24"/>
          </w:rPr>
          <w:t>and has been successfully used to decompose age and cause-specific</w:t>
        </w:r>
      </w:ins>
      <w:ins w:id="75" w:author="José Manuel Aburto" w:date="2018-05-04T15:34:00Z">
        <w:r w:rsidR="008E53A2">
          <w:rPr>
            <w:rFonts w:cstheme="minorHAnsi"/>
            <w:sz w:val="24"/>
            <w:szCs w:val="24"/>
          </w:rPr>
          <w:t xml:space="preserve"> effect</w:t>
        </w:r>
      </w:ins>
      <w:ins w:id="76" w:author="José Manuel Aburto" w:date="2018-05-04T15:35:00Z">
        <w:r w:rsidR="008E53A2">
          <w:rPr>
            <w:rFonts w:cstheme="minorHAnsi"/>
            <w:sz w:val="24"/>
            <w:szCs w:val="24"/>
          </w:rPr>
          <w:t>s</w:t>
        </w:r>
      </w:ins>
      <w:ins w:id="77" w:author="José Manuel Aburto" w:date="2018-05-04T15:34:00Z">
        <w:r w:rsidR="008E53A2">
          <w:rPr>
            <w:rFonts w:cstheme="minorHAnsi"/>
            <w:sz w:val="24"/>
            <w:szCs w:val="24"/>
          </w:rPr>
          <w:t xml:space="preserve"> on life expectancy</w:t>
        </w:r>
      </w:ins>
      <w:ins w:id="78" w:author="José Manuel Aburto" w:date="2018-05-04T15:35:00Z">
        <w:r w:rsidR="008E53A2">
          <w:rPr>
            <w:rFonts w:cstheme="minorHAnsi"/>
            <w:sz w:val="24"/>
            <w:szCs w:val="24"/>
          </w:rPr>
          <w:t>.</w:t>
        </w:r>
      </w:ins>
      <w:r w:rsidR="008E53A2">
        <w:rPr>
          <w:rFonts w:cstheme="minorHAnsi"/>
          <w:sz w:val="24"/>
          <w:szCs w:val="24"/>
        </w:rPr>
        <w:fldChar w:fldCharType="begin"/>
      </w:r>
      <w:r w:rsidR="008E53A2">
        <w:rPr>
          <w:rFonts w:cstheme="minorHAnsi"/>
          <w:sz w:val="24"/>
          <w:szCs w:val="24"/>
        </w:rPr>
        <w:instrText xml:space="preserve"> ADDIN EN.CITE &lt;EndNote&gt;&lt;Cite&gt;&lt;Author&gt;Aburto&lt;/Author&gt;&lt;Year&gt;2017&lt;/Year&gt;&lt;RecNum&gt;52&lt;/RecNum&gt;&lt;DisplayText&gt;&lt;style face="superscript"&gt;34&lt;/style&gt;&lt;/DisplayText&gt;&lt;record&gt;&lt;rec-number&gt;52&lt;/rec-number&gt;&lt;foreign-keys&gt;&lt;key app="EN" db-id="2drptdvw2z50v6eazt65rd5ztfwzpewt2at9" timestamp="1525439137"&gt;52&lt;/key&gt;&lt;/foreign-keys&gt;&lt;ref-type name="Journal Article"&gt;17&lt;/ref-type&gt;&lt;contributors&gt;&lt;authors&gt;&lt;author&gt;Aburto, José Manuel&lt;/author&gt;&lt;author&gt;van Raalte, Alyson&lt;/author&gt;&lt;/authors&gt;&lt;/contributors&gt;&lt;titles&gt;&lt;title&gt;Lifespan dispersion in times of life expectancy fluctuation: the case of Central and Eastern Europe&lt;/title&gt;&lt;/titles&gt;&lt;dates&gt;&lt;year&gt;2017&lt;/year&gt;&lt;/dates&gt;&lt;urls&gt;&lt;/urls&gt;&lt;/record&gt;&lt;/Cite&gt;&lt;/EndNote&gt;</w:instrText>
      </w:r>
      <w:r w:rsidR="008E53A2">
        <w:rPr>
          <w:rFonts w:cstheme="minorHAnsi"/>
          <w:sz w:val="24"/>
          <w:szCs w:val="24"/>
        </w:rPr>
        <w:fldChar w:fldCharType="separate"/>
      </w:r>
      <w:r w:rsidR="008E53A2" w:rsidRPr="008E53A2">
        <w:rPr>
          <w:rFonts w:cstheme="minorHAnsi"/>
          <w:noProof/>
          <w:sz w:val="24"/>
          <w:szCs w:val="24"/>
          <w:vertAlign w:val="superscript"/>
        </w:rPr>
        <w:t>34</w:t>
      </w:r>
      <w:r w:rsidR="008E53A2">
        <w:rPr>
          <w:rFonts w:cstheme="minorHAnsi"/>
          <w:sz w:val="24"/>
          <w:szCs w:val="24"/>
        </w:rPr>
        <w:fldChar w:fldCharType="end"/>
      </w:r>
      <w:ins w:id="79" w:author="José Manuel Aburto" w:date="2018-05-04T15:33:00Z">
        <w:r w:rsidR="008E53A2">
          <w:rPr>
            <w:rFonts w:cstheme="minorHAnsi"/>
            <w:sz w:val="24"/>
            <w:szCs w:val="24"/>
          </w:rPr>
          <w:t xml:space="preserve"> We provide a short description in the Supplemental Material and the results are fully reproducible from the </w:t>
        </w:r>
      </w:ins>
      <w:ins w:id="80" w:author="José Manuel Aburto" w:date="2018-05-04T15:36:00Z">
        <w:r w:rsidR="008E53A2">
          <w:rPr>
            <w:rFonts w:cstheme="minorHAnsi"/>
            <w:sz w:val="24"/>
            <w:szCs w:val="24"/>
          </w:rPr>
          <w:t>R-code provided</w:t>
        </w:r>
      </w:ins>
      <w:ins w:id="81" w:author="José Manuel Aburto" w:date="2018-05-04T15:38:00Z">
        <w:r w:rsidR="008E53A2">
          <w:rPr>
            <w:rFonts w:cstheme="minorHAnsi"/>
            <w:sz w:val="24"/>
            <w:szCs w:val="24"/>
          </w:rPr>
          <w:t xml:space="preserve"> in the Data Sharing statement. </w:t>
        </w:r>
      </w:ins>
      <w:r w:rsidRPr="000705D0">
        <w:rPr>
          <w:rFonts w:cstheme="minorHAnsi"/>
          <w:sz w:val="24"/>
          <w:szCs w:val="24"/>
        </w:rPr>
        <w:t xml:space="preserve">Finally, the coefficient of variation of the gap between temporary life expectancy in each age group with the low mortality benchmark was calculated to measure the level of disparity between states over time. This indicator is relative and has the property that even if temporary life expectancy refers to different age-ranges, i.e. 0-14,15-49, and 50-84, the values are still comparable over age-groups and time.  In addition, we performed two-way ANOVA and post hoc tests to analyze disparities in temporary life expectancy between states and age groups in Mexico. </w:t>
      </w:r>
    </w:p>
    <w:p w14:paraId="5625F331" w14:textId="39DFEC92" w:rsidR="00E07741" w:rsidRPr="000705D0" w:rsidRDefault="00E07741" w:rsidP="002F5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4"/>
          <w:szCs w:val="24"/>
        </w:rPr>
      </w:pPr>
    </w:p>
    <w:p w14:paraId="1C90A900" w14:textId="58DB0110" w:rsidR="00E07741" w:rsidRPr="000705D0" w:rsidRDefault="00E07741"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b/>
          <w:sz w:val="24"/>
          <w:szCs w:val="24"/>
        </w:rPr>
      </w:pPr>
      <w:r w:rsidRPr="000705D0">
        <w:rPr>
          <w:rFonts w:cstheme="minorHAnsi"/>
          <w:b/>
          <w:sz w:val="24"/>
          <w:szCs w:val="24"/>
        </w:rPr>
        <w:t>Patient involvement</w:t>
      </w:r>
    </w:p>
    <w:p w14:paraId="345A2660" w14:textId="30ADC834" w:rsidR="00E07741" w:rsidRPr="000705D0" w:rsidRDefault="00E07741"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4"/>
          <w:szCs w:val="24"/>
        </w:rPr>
      </w:pPr>
    </w:p>
    <w:p w14:paraId="15E62F83" w14:textId="56DF880B" w:rsidR="00E07741" w:rsidRPr="000705D0" w:rsidRDefault="00E07741"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4"/>
          <w:szCs w:val="24"/>
        </w:rPr>
      </w:pPr>
      <w:r w:rsidRPr="000705D0">
        <w:rPr>
          <w:rFonts w:cstheme="minorHAnsi"/>
          <w:sz w:val="24"/>
          <w:szCs w:val="24"/>
        </w:rPr>
        <w:t>No patients were involved in setting the research question, outcome measures, design of the study. No patients were asked to advise on the interpretation of the results and there are no plans on disseminating the results of this research to study participants or the relevant patient community.</w:t>
      </w:r>
    </w:p>
    <w:p w14:paraId="38FECB47" w14:textId="50A33463" w:rsidR="002F5D5E" w:rsidRPr="000705D0" w:rsidRDefault="002F5D5E" w:rsidP="002F5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4"/>
          <w:szCs w:val="24"/>
        </w:rPr>
      </w:pPr>
    </w:p>
    <w:p w14:paraId="21C929E7" w14:textId="77777777" w:rsidR="002F5D5E" w:rsidRPr="000705D0" w:rsidRDefault="002F5D5E" w:rsidP="002F5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4"/>
          <w:szCs w:val="24"/>
        </w:rPr>
      </w:pPr>
    </w:p>
    <w:p w14:paraId="07507C79" w14:textId="199E1054" w:rsidR="002F5D5E" w:rsidRPr="000705D0" w:rsidRDefault="007931FE" w:rsidP="002F5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4"/>
          <w:szCs w:val="24"/>
        </w:rPr>
      </w:pPr>
      <w:r w:rsidRPr="000705D0">
        <w:rPr>
          <w:rFonts w:cstheme="minorHAnsi"/>
          <w:b/>
          <w:sz w:val="24"/>
          <w:szCs w:val="24"/>
        </w:rPr>
        <w:t>Results</w:t>
      </w:r>
    </w:p>
    <w:p w14:paraId="35C3E867"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37B784F8" w14:textId="04D0203B"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rPr>
      </w:pPr>
      <w:r w:rsidRPr="000705D0">
        <w:rPr>
          <w:rFonts w:cstheme="minorHAnsi"/>
          <w:i/>
          <w:sz w:val="24"/>
          <w:szCs w:val="24"/>
        </w:rPr>
        <w:t>Trends in life expectancy for Mexican states by age-groups</w:t>
      </w:r>
    </w:p>
    <w:p w14:paraId="78C4BE5B" w14:textId="74060DED"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 xml:space="preserve">Figure </w:t>
      </w:r>
      <w:r w:rsidR="001E049B" w:rsidRPr="000705D0">
        <w:rPr>
          <w:rFonts w:cstheme="minorHAnsi"/>
          <w:sz w:val="24"/>
          <w:szCs w:val="24"/>
        </w:rPr>
        <w:t xml:space="preserve">1 </w:t>
      </w:r>
      <w:r w:rsidRPr="000705D0">
        <w:rPr>
          <w:rFonts w:cstheme="minorHAnsi"/>
          <w:sz w:val="24"/>
          <w:szCs w:val="24"/>
        </w:rPr>
        <w:t>presents the temporary life expectancies by state for three large age groups: the youngest (ages 0-14), young</w:t>
      </w:r>
      <w:r w:rsidR="001E049B" w:rsidRPr="000705D0">
        <w:rPr>
          <w:rFonts w:cstheme="minorHAnsi"/>
          <w:sz w:val="24"/>
          <w:szCs w:val="24"/>
        </w:rPr>
        <w:t xml:space="preserve"> </w:t>
      </w:r>
      <w:r w:rsidRPr="000705D0">
        <w:rPr>
          <w:rFonts w:cstheme="minorHAnsi"/>
          <w:sz w:val="24"/>
          <w:szCs w:val="24"/>
        </w:rPr>
        <w:t>adults (15-49) and older adults (50-84), over the period 1990-2015. Grey lines</w:t>
      </w:r>
      <w:r w:rsidR="001E049B" w:rsidRPr="000705D0">
        <w:rPr>
          <w:rFonts w:cstheme="minorHAnsi"/>
          <w:sz w:val="24"/>
          <w:szCs w:val="24"/>
        </w:rPr>
        <w:t xml:space="preserve"> </w:t>
      </w:r>
      <w:r w:rsidRPr="000705D0">
        <w:rPr>
          <w:rFonts w:cstheme="minorHAnsi"/>
          <w:sz w:val="24"/>
          <w:szCs w:val="24"/>
        </w:rPr>
        <w:t>refer to each of the 32 states; the black lines represent the average over</w:t>
      </w:r>
      <w:r w:rsidR="001E049B" w:rsidRPr="000705D0">
        <w:rPr>
          <w:rFonts w:cstheme="minorHAnsi"/>
          <w:sz w:val="24"/>
          <w:szCs w:val="24"/>
        </w:rPr>
        <w:t xml:space="preserve"> </w:t>
      </w:r>
      <w:r w:rsidRPr="000705D0">
        <w:rPr>
          <w:rFonts w:cstheme="minorHAnsi"/>
          <w:sz w:val="24"/>
          <w:szCs w:val="24"/>
        </w:rPr>
        <w:t>states; and the blue lines represent the low mort</w:t>
      </w:r>
      <w:r w:rsidR="000444BB" w:rsidRPr="000705D0">
        <w:rPr>
          <w:rFonts w:cstheme="minorHAnsi"/>
          <w:sz w:val="24"/>
          <w:szCs w:val="24"/>
        </w:rPr>
        <w:t xml:space="preserve">ality benchmark. The black line </w:t>
      </w:r>
      <w:r w:rsidRPr="000705D0">
        <w:rPr>
          <w:rFonts w:cstheme="minorHAnsi"/>
          <w:sz w:val="24"/>
          <w:szCs w:val="24"/>
        </w:rPr>
        <w:t>at the top of each panel indicates the maximum livable years in each age group: 15 for the youngest, and 35 for young and older adults conditional on surviving to ages 15 and 50, respectively. Any gap between a state line and the blue line represents potential additional years of life if mortality were to achieve the low mortality benchmark.</w:t>
      </w:r>
    </w:p>
    <w:p w14:paraId="2EC7AE6F"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3D7B9817" w14:textId="699F7346"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All states show improvements in the youngest age group since 1990, approaching the low mortality benchmark, which itself is very close to maximum survival below age 15. This was observed even in the southern states such as Pu</w:t>
      </w:r>
      <w:r w:rsidR="004A77F0" w:rsidRPr="000705D0">
        <w:rPr>
          <w:rFonts w:cstheme="minorHAnsi"/>
          <w:sz w:val="24"/>
          <w:szCs w:val="24"/>
        </w:rPr>
        <w:t xml:space="preserve">ebla, Chiapas and Tabasco which </w:t>
      </w:r>
      <w:r w:rsidRPr="000705D0">
        <w:rPr>
          <w:rFonts w:cstheme="minorHAnsi"/>
          <w:sz w:val="24"/>
          <w:szCs w:val="24"/>
        </w:rPr>
        <w:t xml:space="preserve">have </w:t>
      </w:r>
      <w:r w:rsidR="004A77F0" w:rsidRPr="000705D0">
        <w:rPr>
          <w:rFonts w:cstheme="minorHAnsi"/>
          <w:sz w:val="24"/>
          <w:szCs w:val="24"/>
        </w:rPr>
        <w:t>lagged</w:t>
      </w:r>
      <w:r w:rsidRPr="000705D0">
        <w:rPr>
          <w:rFonts w:cstheme="minorHAnsi"/>
          <w:sz w:val="24"/>
          <w:szCs w:val="24"/>
        </w:rPr>
        <w:t xml:space="preserve"> in reducing mortality at these ages throughout the entire period. </w:t>
      </w:r>
      <w:r w:rsidRPr="000705D0">
        <w:rPr>
          <w:rFonts w:cstheme="minorHAnsi"/>
          <w:sz w:val="24"/>
          <w:szCs w:val="24"/>
        </w:rPr>
        <w:tab/>
      </w:r>
    </w:p>
    <w:p w14:paraId="498673EF"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01A97FDD" w14:textId="2050F3D1"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Life expectancy between ages 15 and 49 shows a sudden drop after 2005 among males in almost every state in Mexico. In 2005, young males in this age group had a temporary li</w:t>
      </w:r>
      <w:r w:rsidR="004A77F0" w:rsidRPr="000705D0">
        <w:rPr>
          <w:rFonts w:cstheme="minorHAnsi"/>
          <w:sz w:val="24"/>
          <w:szCs w:val="24"/>
        </w:rPr>
        <w:t>fe expectancy of 33.9 years (95</w:t>
      </w:r>
      <w:r w:rsidRPr="000705D0">
        <w:rPr>
          <w:rFonts w:cstheme="minorHAnsi"/>
          <w:sz w:val="24"/>
          <w:szCs w:val="24"/>
        </w:rPr>
        <w:t>% CI, 33.5</w:t>
      </w:r>
      <w:r w:rsidR="00CB386D" w:rsidRPr="000705D0">
        <w:rPr>
          <w:rFonts w:cstheme="minorHAnsi"/>
          <w:sz w:val="24"/>
          <w:szCs w:val="24"/>
        </w:rPr>
        <w:t xml:space="preserve"> to </w:t>
      </w:r>
      <w:r w:rsidRPr="000705D0">
        <w:rPr>
          <w:rFonts w:cstheme="minorHAnsi"/>
          <w:sz w:val="24"/>
          <w:szCs w:val="24"/>
        </w:rPr>
        <w:t>34.2) averaged over states. By 2010, the number of states below this level had increased from 14 to 23. Chihuahua, Sinaloa and Durango, in the northern region, experienced a substantial mort</w:t>
      </w:r>
      <w:r w:rsidR="004A77F0" w:rsidRPr="000705D0">
        <w:rPr>
          <w:rFonts w:cstheme="minorHAnsi"/>
          <w:sz w:val="24"/>
          <w:szCs w:val="24"/>
        </w:rPr>
        <w:t xml:space="preserve">ality shock in 2010 in this age </w:t>
      </w:r>
      <w:r w:rsidRPr="000705D0">
        <w:rPr>
          <w:rFonts w:cstheme="minorHAnsi"/>
          <w:sz w:val="24"/>
          <w:szCs w:val="24"/>
        </w:rPr>
        <w:t xml:space="preserve">group, and consequently recorded the largest departures from the low mortality benchmark. In 2015, the state average </w:t>
      </w:r>
      <w:r w:rsidRPr="000705D0">
        <w:rPr>
          <w:rFonts w:cstheme="minorHAnsi"/>
          <w:sz w:val="24"/>
          <w:szCs w:val="24"/>
        </w:rPr>
        <w:lastRenderedPageBreak/>
        <w:t>(33.8 years, 33.3</w:t>
      </w:r>
      <w:r w:rsidR="00CB386D" w:rsidRPr="000705D0">
        <w:rPr>
          <w:rFonts w:cstheme="minorHAnsi"/>
          <w:sz w:val="24"/>
          <w:szCs w:val="24"/>
        </w:rPr>
        <w:t xml:space="preserve"> to </w:t>
      </w:r>
      <w:r w:rsidRPr="000705D0">
        <w:rPr>
          <w:rFonts w:cstheme="minorHAnsi"/>
          <w:sz w:val="24"/>
          <w:szCs w:val="24"/>
        </w:rPr>
        <w:t>34.3) had almo</w:t>
      </w:r>
      <w:r w:rsidR="004A77F0" w:rsidRPr="000705D0">
        <w:rPr>
          <w:rFonts w:cstheme="minorHAnsi"/>
          <w:sz w:val="24"/>
          <w:szCs w:val="24"/>
        </w:rPr>
        <w:t xml:space="preserve">st recovered to its 2005 level. </w:t>
      </w:r>
      <w:r w:rsidRPr="000705D0">
        <w:rPr>
          <w:rFonts w:cstheme="minorHAnsi"/>
          <w:sz w:val="24"/>
          <w:szCs w:val="24"/>
        </w:rPr>
        <w:t>Trends for females are closer to the low mortality benchmark.</w:t>
      </w:r>
    </w:p>
    <w:p w14:paraId="5E9AE493"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773FCA72" w14:textId="3388DC0B"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Among older adults, life expectancy between ages 50 and 84 shows stagnation and deterioration over the entire period of observation. Even the low mortality benchmark exhibits a gradual downward trend, pointing to a generalized mortality increase. The female state average life expectancy declined from 28.8 years (27.4</w:t>
      </w:r>
      <w:r w:rsidR="00CB386D" w:rsidRPr="000705D0">
        <w:rPr>
          <w:rFonts w:cstheme="minorHAnsi"/>
          <w:sz w:val="24"/>
          <w:szCs w:val="24"/>
        </w:rPr>
        <w:t xml:space="preserve"> to </w:t>
      </w:r>
      <w:r w:rsidRPr="000705D0">
        <w:rPr>
          <w:rFonts w:cstheme="minorHAnsi"/>
          <w:sz w:val="24"/>
          <w:szCs w:val="24"/>
        </w:rPr>
        <w:t>30.2) in 1990 to 28.3 years (27.4</w:t>
      </w:r>
      <w:r w:rsidR="00CB386D" w:rsidRPr="000705D0">
        <w:rPr>
          <w:rFonts w:cstheme="minorHAnsi"/>
          <w:sz w:val="24"/>
          <w:szCs w:val="24"/>
        </w:rPr>
        <w:t xml:space="preserve"> to </w:t>
      </w:r>
      <w:r w:rsidRPr="000705D0">
        <w:rPr>
          <w:rFonts w:cstheme="minorHAnsi"/>
          <w:sz w:val="24"/>
          <w:szCs w:val="24"/>
        </w:rPr>
        <w:t>29.2) in 2010. By 2015, this average only managed to recover to 28.6 years (27.4</w:t>
      </w:r>
      <w:r w:rsidR="00CB386D" w:rsidRPr="000705D0">
        <w:rPr>
          <w:rFonts w:cstheme="minorHAnsi"/>
          <w:sz w:val="24"/>
          <w:szCs w:val="24"/>
        </w:rPr>
        <w:t xml:space="preserve"> to </w:t>
      </w:r>
      <w:r w:rsidRPr="000705D0">
        <w:rPr>
          <w:rFonts w:cstheme="minorHAnsi"/>
          <w:sz w:val="24"/>
          <w:szCs w:val="24"/>
        </w:rPr>
        <w:t>29.8). Among males, the average over states decreased from 26.7 years (24.7</w:t>
      </w:r>
      <w:r w:rsidR="00CB386D" w:rsidRPr="000705D0">
        <w:rPr>
          <w:rFonts w:cstheme="minorHAnsi"/>
          <w:sz w:val="24"/>
          <w:szCs w:val="24"/>
        </w:rPr>
        <w:t xml:space="preserve"> to </w:t>
      </w:r>
      <w:r w:rsidRPr="000705D0">
        <w:rPr>
          <w:rFonts w:cstheme="minorHAnsi"/>
          <w:sz w:val="24"/>
          <w:szCs w:val="24"/>
        </w:rPr>
        <w:t>28.8) in 1990 to 26.3 years (24.9</w:t>
      </w:r>
      <w:r w:rsidR="00CB386D" w:rsidRPr="000705D0">
        <w:rPr>
          <w:rFonts w:cstheme="minorHAnsi"/>
          <w:sz w:val="24"/>
          <w:szCs w:val="24"/>
        </w:rPr>
        <w:t xml:space="preserve"> to </w:t>
      </w:r>
      <w:r w:rsidRPr="000705D0">
        <w:rPr>
          <w:rFonts w:cstheme="minorHAnsi"/>
          <w:sz w:val="24"/>
          <w:szCs w:val="24"/>
        </w:rPr>
        <w:t>27.6) in 2010, and 26.5 years (25.3</w:t>
      </w:r>
      <w:r w:rsidR="00CB386D" w:rsidRPr="000705D0">
        <w:rPr>
          <w:rFonts w:cstheme="minorHAnsi"/>
          <w:sz w:val="24"/>
          <w:szCs w:val="24"/>
        </w:rPr>
        <w:t xml:space="preserve"> to </w:t>
      </w:r>
      <w:r w:rsidRPr="000705D0">
        <w:rPr>
          <w:rFonts w:cstheme="minorHAnsi"/>
          <w:sz w:val="24"/>
          <w:szCs w:val="24"/>
        </w:rPr>
        <w:t xml:space="preserve">27.7) in 2015. Furthermore, we fitted three linear models to both sexes, combined and independently, and the slope coefficient was significant </w:t>
      </w:r>
      <w:r w:rsidR="004A77F0" w:rsidRPr="000705D0">
        <w:rPr>
          <w:rFonts w:cstheme="minorHAnsi"/>
          <w:sz w:val="24"/>
          <w:szCs w:val="24"/>
        </w:rPr>
        <w:t>in all of them at the level of p &lt; .005</w:t>
      </w:r>
      <w:r w:rsidRPr="000705D0">
        <w:rPr>
          <w:rFonts w:cstheme="minorHAnsi"/>
          <w:sz w:val="24"/>
          <w:szCs w:val="24"/>
        </w:rPr>
        <w:t xml:space="preserve">. These results suggest that the decline observed was significant. As with young adult </w:t>
      </w:r>
      <w:r w:rsidR="004A77F0" w:rsidRPr="000705D0">
        <w:rPr>
          <w:rFonts w:cstheme="minorHAnsi"/>
          <w:sz w:val="24"/>
          <w:szCs w:val="24"/>
        </w:rPr>
        <w:t>males, some states experienced</w:t>
      </w:r>
      <w:r w:rsidRPr="000705D0">
        <w:rPr>
          <w:rFonts w:cstheme="minorHAnsi"/>
          <w:sz w:val="24"/>
          <w:szCs w:val="24"/>
        </w:rPr>
        <w:t xml:space="preserve"> deterioration after 2005, wit</w:t>
      </w:r>
      <w:r w:rsidR="004A77F0" w:rsidRPr="000705D0">
        <w:rPr>
          <w:rFonts w:cstheme="minorHAnsi"/>
          <w:sz w:val="24"/>
          <w:szCs w:val="24"/>
        </w:rPr>
        <w:t>h a minor recovery since 2010.</w:t>
      </w:r>
    </w:p>
    <w:p w14:paraId="5271DC9C" w14:textId="77777777" w:rsidR="004A77F0" w:rsidRPr="000705D0" w:rsidRDefault="004A77F0"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4795E835" w14:textId="515ED65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theme="minorHAnsi"/>
          <w:sz w:val="24"/>
          <w:szCs w:val="24"/>
        </w:rPr>
      </w:pPr>
      <w:r w:rsidRPr="000705D0">
        <w:rPr>
          <w:rFonts w:cstheme="minorHAnsi"/>
          <w:sz w:val="24"/>
          <w:szCs w:val="24"/>
        </w:rPr>
        <w:t xml:space="preserve">[Figure </w:t>
      </w:r>
      <w:r w:rsidR="004A77F0" w:rsidRPr="000705D0">
        <w:rPr>
          <w:rFonts w:cstheme="minorHAnsi"/>
          <w:sz w:val="24"/>
          <w:szCs w:val="24"/>
        </w:rPr>
        <w:t>1</w:t>
      </w:r>
      <w:r w:rsidRPr="000705D0">
        <w:rPr>
          <w:rFonts w:cstheme="minorHAnsi"/>
          <w:sz w:val="24"/>
          <w:szCs w:val="24"/>
        </w:rPr>
        <w:t xml:space="preserve"> about here]</w:t>
      </w:r>
    </w:p>
    <w:p w14:paraId="5CFA108B" w14:textId="1C25D875"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005995CB"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2D4FCA18" w14:textId="77777777" w:rsidR="004A77F0"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rPr>
      </w:pPr>
      <w:r w:rsidRPr="000705D0">
        <w:rPr>
          <w:rFonts w:cstheme="minorHAnsi"/>
          <w:i/>
          <w:sz w:val="24"/>
          <w:szCs w:val="24"/>
        </w:rPr>
        <w:t>Health disparities between states and age groups</w:t>
      </w:r>
    </w:p>
    <w:p w14:paraId="128D2713" w14:textId="77777777" w:rsidR="0027107A" w:rsidRDefault="0027107A"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Pr>
          <w:rFonts w:cstheme="minorHAnsi"/>
          <w:sz w:val="24"/>
          <w:szCs w:val="24"/>
        </w:rPr>
        <w:t xml:space="preserve">Figures 2-5 show results for males because they exhibit the largest departures from the low mortality benchmark and higher inequality. However, results for females are shown in the Additional file 1. </w:t>
      </w:r>
    </w:p>
    <w:p w14:paraId="6E4CD810" w14:textId="77777777" w:rsidR="0027107A" w:rsidRDefault="0027107A"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729FB42C" w14:textId="181B670B" w:rsidR="002F5D5E" w:rsidRPr="000705D0" w:rsidRDefault="004A77F0"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rPr>
      </w:pPr>
      <w:r w:rsidRPr="000705D0">
        <w:rPr>
          <w:rFonts w:cstheme="minorHAnsi"/>
          <w:sz w:val="24"/>
          <w:szCs w:val="24"/>
        </w:rPr>
        <w:t>Figure 2</w:t>
      </w:r>
      <w:r w:rsidR="002F5D5E" w:rsidRPr="000705D0">
        <w:rPr>
          <w:rFonts w:cstheme="minorHAnsi"/>
          <w:sz w:val="24"/>
          <w:szCs w:val="24"/>
        </w:rPr>
        <w:t xml:space="preserve"> shows trends in inequalities between states in Mexico for males in the three age groups, as measured by the coefficient of variation (results for females are reported in Additional file 1, Figure 2). This indicator measures the variation in the gap of temporary life expectancy with the low mortality benchmark between states within the three age groups. Larger values are related to higher disparities between states. Trends show mixed patterns of convergence with temporary divergence, and with females in all cases showing less between-state inequality than males over the entire period studied. </w:t>
      </w:r>
    </w:p>
    <w:p w14:paraId="73D0011F"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0DC7EAA4" w14:textId="69E0100D"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 xml:space="preserve">There are important differences in inequality levels and trends between age groups. Since 1990, state inequality in life expectancy in the youngest age group has been decreasing. Among females, young adults show even lower values than the population in the youngest age group. However, for males in the young adult age-group a crossover in the early 2000's is seen, with </w:t>
      </w:r>
      <w:r w:rsidR="00F01CAD" w:rsidRPr="000705D0">
        <w:rPr>
          <w:rFonts w:cstheme="minorHAnsi"/>
          <w:sz w:val="24"/>
          <w:szCs w:val="24"/>
        </w:rPr>
        <w:t>the coefficient of variation</w:t>
      </w:r>
      <w:r w:rsidRPr="000705D0">
        <w:rPr>
          <w:rFonts w:cstheme="minorHAnsi"/>
          <w:sz w:val="24"/>
          <w:szCs w:val="24"/>
        </w:rPr>
        <w:t xml:space="preserve"> increasing after 2005. The highest values are observed in the period 2009-2011. By 2015, state inequalities among young adults had decreased substantially, but still remain higher than that of the youngest age group. Older adults show substantially higher inequality than the other age groups over the entire period studied, but also show steady convergence between states. From 2013, both males and females show a potential rise in disparities between states</w:t>
      </w:r>
      <w:r w:rsidR="00F01CAD" w:rsidRPr="000705D0">
        <w:rPr>
          <w:rFonts w:cstheme="minorHAnsi"/>
          <w:sz w:val="24"/>
          <w:szCs w:val="24"/>
        </w:rPr>
        <w:t>, although could be random variation since it only accounts for 2 years</w:t>
      </w:r>
      <w:r w:rsidRPr="000705D0">
        <w:rPr>
          <w:rFonts w:cstheme="minorHAnsi"/>
          <w:sz w:val="24"/>
          <w:szCs w:val="24"/>
        </w:rPr>
        <w:t xml:space="preserve"> (</w:t>
      </w:r>
      <w:r w:rsidR="004A77F0" w:rsidRPr="000705D0">
        <w:rPr>
          <w:rFonts w:cstheme="minorHAnsi"/>
          <w:sz w:val="24"/>
          <w:szCs w:val="24"/>
        </w:rPr>
        <w:t>Additional file 1 Figure 2).</w:t>
      </w:r>
    </w:p>
    <w:p w14:paraId="49814A1A"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537CFBB6" w14:textId="23518108"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theme="minorHAnsi"/>
          <w:sz w:val="24"/>
          <w:szCs w:val="24"/>
        </w:rPr>
      </w:pPr>
      <w:r w:rsidRPr="000705D0">
        <w:rPr>
          <w:rFonts w:cstheme="minorHAnsi"/>
          <w:sz w:val="24"/>
          <w:szCs w:val="24"/>
        </w:rPr>
        <w:t xml:space="preserve">[Figure </w:t>
      </w:r>
      <w:r w:rsidR="004A77F0" w:rsidRPr="000705D0">
        <w:rPr>
          <w:rFonts w:cstheme="minorHAnsi"/>
          <w:sz w:val="24"/>
          <w:szCs w:val="24"/>
        </w:rPr>
        <w:t>2 about here]</w:t>
      </w:r>
    </w:p>
    <w:p w14:paraId="7CD16A27"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08E24FBC"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6D19929F" w14:textId="5D369DD1"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To illustrate discordance between age gr</w:t>
      </w:r>
      <w:r w:rsidR="004A77F0" w:rsidRPr="000705D0">
        <w:rPr>
          <w:rFonts w:cstheme="minorHAnsi"/>
          <w:sz w:val="24"/>
          <w:szCs w:val="24"/>
        </w:rPr>
        <w:t>oups within each state, Figure 3</w:t>
      </w:r>
      <w:r w:rsidRPr="000705D0">
        <w:rPr>
          <w:rFonts w:cstheme="minorHAnsi"/>
          <w:sz w:val="24"/>
          <w:szCs w:val="24"/>
        </w:rPr>
        <w:t xml:space="preserve"> shows the state ranking of temporary life expectancy for the years 2010-15 for males in each age group (see Additional file 1, Figure 3 for females' results). States at the top show the highest values in temporary life expectancy, while states in the bottom refer to the lowest values. We chose to highlight the states with most discordant age-rankings. Green and purple lines refer to selected states that show drastic changes in th</w:t>
      </w:r>
      <w:r w:rsidR="004A77F0" w:rsidRPr="000705D0">
        <w:rPr>
          <w:rFonts w:cstheme="minorHAnsi"/>
          <w:sz w:val="24"/>
          <w:szCs w:val="24"/>
        </w:rPr>
        <w:t xml:space="preserve">e ranking between different age </w:t>
      </w:r>
      <w:r w:rsidRPr="000705D0">
        <w:rPr>
          <w:rFonts w:cstheme="minorHAnsi"/>
          <w:sz w:val="24"/>
          <w:szCs w:val="24"/>
        </w:rPr>
        <w:t>groups. For example, Sinaloa, in the northern part of Mexico, holds the record life expectancy below age 15; however, young adults (15-49) show one of the lowest values, while older adults are in the sixth position out of 32. Similar trajectories are shown with green lines for Nayarit and Micho</w:t>
      </w:r>
      <w:r w:rsidR="004A77F0" w:rsidRPr="000705D0">
        <w:rPr>
          <w:rFonts w:cstheme="minorHAnsi"/>
          <w:sz w:val="24"/>
          <w:szCs w:val="24"/>
        </w:rPr>
        <w:t>acá</w:t>
      </w:r>
      <w:r w:rsidRPr="000705D0">
        <w:rPr>
          <w:rFonts w:cstheme="minorHAnsi"/>
          <w:sz w:val="24"/>
          <w:szCs w:val="24"/>
        </w:rPr>
        <w:t>n in the central region, Zacatecas in the North, as well as Morelos and Guerrero from the southern region. Conversely, the pattern of ag</w:t>
      </w:r>
      <w:r w:rsidR="004A77F0" w:rsidRPr="000705D0">
        <w:rPr>
          <w:rFonts w:cstheme="minorHAnsi"/>
          <w:sz w:val="24"/>
          <w:szCs w:val="24"/>
        </w:rPr>
        <w:t>e discordance in Hidalgo, Queré</w:t>
      </w:r>
      <w:r w:rsidRPr="000705D0">
        <w:rPr>
          <w:rFonts w:cstheme="minorHAnsi"/>
          <w:sz w:val="24"/>
          <w:szCs w:val="24"/>
        </w:rPr>
        <w:t xml:space="preserve">taro and Mexico City from the central region, and Yucatan and Puebla in the South (purple lines) is summarized by changing from a low rank in the youngest age group to a high rank in young adults, followed by low rank in older adults. </w:t>
      </w:r>
    </w:p>
    <w:p w14:paraId="091AC7DD"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6372248D" w14:textId="0EDAC491"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We performed a two-way ANOVA on temporary life expectancy by state and age-groups controlling for year. There was a statistically significant interaction between the eff</w:t>
      </w:r>
      <w:r w:rsidR="004A77F0" w:rsidRPr="000705D0">
        <w:rPr>
          <w:rFonts w:cstheme="minorHAnsi"/>
          <w:sz w:val="24"/>
          <w:szCs w:val="24"/>
        </w:rPr>
        <w:t>ects of states and age groups [F=12.25, p &lt; .001</w:t>
      </w:r>
      <w:r w:rsidR="00F01CAD" w:rsidRPr="000705D0">
        <w:rPr>
          <w:rFonts w:cstheme="minorHAnsi"/>
          <w:sz w:val="24"/>
          <w:szCs w:val="24"/>
        </w:rPr>
        <w:t>] i</w:t>
      </w:r>
      <w:r w:rsidRPr="000705D0">
        <w:rPr>
          <w:rFonts w:cstheme="minorHAnsi"/>
          <w:sz w:val="24"/>
          <w:szCs w:val="24"/>
        </w:rPr>
        <w:t xml:space="preserve">ndicating, as shown in Figure </w:t>
      </w:r>
      <w:r w:rsidR="004A77F0" w:rsidRPr="000705D0">
        <w:rPr>
          <w:rFonts w:cstheme="minorHAnsi"/>
          <w:sz w:val="24"/>
          <w:szCs w:val="24"/>
        </w:rPr>
        <w:t>3</w:t>
      </w:r>
      <w:r w:rsidRPr="000705D0">
        <w:rPr>
          <w:rFonts w:cstheme="minorHAnsi"/>
          <w:sz w:val="24"/>
          <w:szCs w:val="24"/>
        </w:rPr>
        <w:t>,</w:t>
      </w:r>
      <w:r w:rsidR="00F01CAD" w:rsidRPr="000705D0">
        <w:rPr>
          <w:rFonts w:cstheme="minorHAnsi"/>
          <w:sz w:val="24"/>
          <w:szCs w:val="24"/>
        </w:rPr>
        <w:t xml:space="preserve"> that</w:t>
      </w:r>
      <w:r w:rsidRPr="000705D0">
        <w:rPr>
          <w:rFonts w:cstheme="minorHAnsi"/>
          <w:sz w:val="24"/>
          <w:szCs w:val="24"/>
        </w:rPr>
        <w:t xml:space="preserve"> part of the existing variation in the country is due to within-variability in each state. There were also significant differences in temporary life </w:t>
      </w:r>
      <w:r w:rsidR="004A77F0" w:rsidRPr="000705D0">
        <w:rPr>
          <w:rFonts w:cstheme="minorHAnsi"/>
          <w:sz w:val="24"/>
          <w:szCs w:val="24"/>
        </w:rPr>
        <w:t>expectancy between age groups [p &lt; .001] and states [p &lt; .001</w:t>
      </w:r>
      <w:r w:rsidRPr="000705D0">
        <w:rPr>
          <w:rFonts w:cstheme="minorHAnsi"/>
          <w:sz w:val="24"/>
          <w:szCs w:val="24"/>
        </w:rPr>
        <w:t>] reflecting between-state v</w:t>
      </w:r>
      <w:r w:rsidR="004A77F0" w:rsidRPr="000705D0">
        <w:rPr>
          <w:rFonts w:cstheme="minorHAnsi"/>
          <w:sz w:val="24"/>
          <w:szCs w:val="24"/>
        </w:rPr>
        <w:t>ariability, as shown in Figure 2.</w:t>
      </w:r>
    </w:p>
    <w:p w14:paraId="3AC11D9C"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1D99B880" w14:textId="6FC6A9D6"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theme="minorHAnsi"/>
          <w:sz w:val="24"/>
          <w:szCs w:val="24"/>
        </w:rPr>
      </w:pPr>
    </w:p>
    <w:p w14:paraId="2D47BD46" w14:textId="13BF3F74"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theme="minorHAnsi"/>
          <w:sz w:val="24"/>
          <w:szCs w:val="24"/>
        </w:rPr>
      </w:pPr>
      <w:r w:rsidRPr="000705D0">
        <w:rPr>
          <w:rFonts w:cstheme="minorHAnsi"/>
          <w:sz w:val="24"/>
          <w:szCs w:val="24"/>
        </w:rPr>
        <w:t xml:space="preserve">[Figure </w:t>
      </w:r>
      <w:r w:rsidR="000614D5" w:rsidRPr="000705D0">
        <w:rPr>
          <w:rFonts w:cstheme="minorHAnsi"/>
          <w:sz w:val="24"/>
          <w:szCs w:val="24"/>
        </w:rPr>
        <w:t>3</w:t>
      </w:r>
      <w:r w:rsidRPr="000705D0">
        <w:rPr>
          <w:rFonts w:cstheme="minorHAnsi"/>
          <w:sz w:val="24"/>
          <w:szCs w:val="24"/>
        </w:rPr>
        <w:t xml:space="preserve"> about here]</w:t>
      </w:r>
    </w:p>
    <w:p w14:paraId="6F135759"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540AF667"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439BBE09" w14:textId="5501F7B0"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rPr>
      </w:pPr>
      <w:r w:rsidRPr="000705D0">
        <w:rPr>
          <w:rFonts w:cstheme="minorHAnsi"/>
          <w:i/>
          <w:sz w:val="24"/>
          <w:szCs w:val="24"/>
        </w:rPr>
        <w:t>Cause-decomposition analysis</w:t>
      </w:r>
    </w:p>
    <w:p w14:paraId="20E84D88" w14:textId="01865CB8"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 xml:space="preserve">In Figures </w:t>
      </w:r>
      <w:r w:rsidR="000614D5" w:rsidRPr="000705D0">
        <w:rPr>
          <w:rFonts w:cstheme="minorHAnsi"/>
          <w:sz w:val="24"/>
          <w:szCs w:val="24"/>
        </w:rPr>
        <w:t xml:space="preserve">4 </w:t>
      </w:r>
      <w:r w:rsidRPr="000705D0">
        <w:rPr>
          <w:rFonts w:cstheme="minorHAnsi"/>
          <w:sz w:val="24"/>
          <w:szCs w:val="24"/>
        </w:rPr>
        <w:t xml:space="preserve">and </w:t>
      </w:r>
      <w:r w:rsidR="000614D5" w:rsidRPr="000705D0">
        <w:rPr>
          <w:rFonts w:cstheme="minorHAnsi"/>
          <w:sz w:val="24"/>
          <w:szCs w:val="24"/>
        </w:rPr>
        <w:t>5</w:t>
      </w:r>
      <w:r w:rsidRPr="000705D0">
        <w:rPr>
          <w:rFonts w:cstheme="minorHAnsi"/>
          <w:sz w:val="24"/>
          <w:szCs w:val="24"/>
        </w:rPr>
        <w:t xml:space="preserve">, the Mexican states in each region are arranged according to the largest gap with the low mortality benchmark among older adult males in 2015. Figure </w:t>
      </w:r>
      <w:r w:rsidR="000614D5" w:rsidRPr="000705D0">
        <w:rPr>
          <w:rFonts w:cstheme="minorHAnsi"/>
          <w:sz w:val="24"/>
          <w:szCs w:val="24"/>
        </w:rPr>
        <w:t>4</w:t>
      </w:r>
      <w:r w:rsidRPr="000705D0">
        <w:rPr>
          <w:rFonts w:cstheme="minorHAnsi"/>
          <w:sz w:val="24"/>
          <w:szCs w:val="24"/>
        </w:rPr>
        <w:t xml:space="preserve"> shows how causes amenable to medical service, diabetes, ischemic heart diseases (IHD), lung cancer, cirrhosis, homicide</w:t>
      </w:r>
      <w:r w:rsidR="00E00F67" w:rsidRPr="000705D0">
        <w:rPr>
          <w:rFonts w:cstheme="minorHAnsi"/>
          <w:sz w:val="24"/>
          <w:szCs w:val="24"/>
        </w:rPr>
        <w:t>,</w:t>
      </w:r>
      <w:r w:rsidRPr="000705D0">
        <w:rPr>
          <w:rFonts w:cstheme="minorHAnsi"/>
          <w:sz w:val="24"/>
          <w:szCs w:val="24"/>
        </w:rPr>
        <w:t xml:space="preserve"> and road traffic accidents contributed to the gap between each state and the low mortality benchmark from 1990 to 2015 for male older adults (ages 50-84). These are the causes of death that contributed the most to holding states back from achieving the low mortality benchmark. Light-yellow colors indicate negligible contributions, which means that are very close to the low mortality benchmark within each category. Darker red hues indicate larger contributions to the gap. If a particular state is improving during the period, it shows a transition from red to light-yellow. </w:t>
      </w:r>
    </w:p>
    <w:p w14:paraId="0AF329C2"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2D95B8AA" w14:textId="1389B42C"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Medically amenable causes of death show gradual improvements in most states from 1990 to 2015, bringing them closer to the benchmark in this category. However, large disparities between states and potential for improvements remain. For example, Baja California, Sonora, Chihuahua and Coahuila from the northern region show substantial contributions to the gap. Dia</w:t>
      </w:r>
      <w:r w:rsidRPr="000705D0">
        <w:rPr>
          <w:rFonts w:cstheme="minorHAnsi"/>
          <w:sz w:val="24"/>
          <w:szCs w:val="24"/>
        </w:rPr>
        <w:lastRenderedPageBreak/>
        <w:t>betes mortality has increasingly contributed to widening the benchmark gap in several states, including Coahuila and Tamaulipas in the North, Mexico City, Guanajuato, Mexico state and Tlaxcala in the central region, and Puebla, Veracruz and Tabasco in the South. Similarly, IHD significantly affects the northern part of the country, while cirrhosis is mostly concentrated in the South. Lung cancer and road traffic accidents have lower contributions to the benchmark gap, but these remain important causes of death. Homicides increased the gap in this age group in some states after 2005, such as Chihuahua, Durango and Sinalo</w:t>
      </w:r>
      <w:r w:rsidR="000614D5" w:rsidRPr="000705D0">
        <w:rPr>
          <w:rFonts w:cstheme="minorHAnsi"/>
          <w:sz w:val="24"/>
          <w:szCs w:val="24"/>
        </w:rPr>
        <w:t>a in the North, Colima, Michoacá</w:t>
      </w:r>
      <w:r w:rsidRPr="000705D0">
        <w:rPr>
          <w:rFonts w:cstheme="minorHAnsi"/>
          <w:sz w:val="24"/>
          <w:szCs w:val="24"/>
        </w:rPr>
        <w:t>n and Nayarit in the central regi</w:t>
      </w:r>
      <w:r w:rsidR="000614D5" w:rsidRPr="000705D0">
        <w:rPr>
          <w:rFonts w:cstheme="minorHAnsi"/>
          <w:sz w:val="24"/>
          <w:szCs w:val="24"/>
        </w:rPr>
        <w:t>on, and Guerrero in the South.</w:t>
      </w:r>
    </w:p>
    <w:p w14:paraId="157AFBD0" w14:textId="77777777" w:rsidR="000614D5" w:rsidRPr="000705D0" w:rsidRDefault="000614D5"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04C7006E" w14:textId="3B9FDCAC" w:rsidR="002F5D5E" w:rsidRPr="000705D0" w:rsidRDefault="000614D5"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theme="minorHAnsi"/>
          <w:sz w:val="24"/>
          <w:szCs w:val="24"/>
        </w:rPr>
      </w:pPr>
      <w:r w:rsidRPr="000705D0">
        <w:rPr>
          <w:rFonts w:cstheme="minorHAnsi"/>
          <w:sz w:val="24"/>
          <w:szCs w:val="24"/>
        </w:rPr>
        <w:t>[Figure 4</w:t>
      </w:r>
      <w:r w:rsidR="002F5D5E" w:rsidRPr="000705D0">
        <w:rPr>
          <w:rFonts w:cstheme="minorHAnsi"/>
          <w:sz w:val="24"/>
          <w:szCs w:val="24"/>
        </w:rPr>
        <w:t xml:space="preserve"> about here</w:t>
      </w:r>
      <w:r w:rsidRPr="000705D0">
        <w:rPr>
          <w:rFonts w:cstheme="minorHAnsi"/>
          <w:sz w:val="24"/>
          <w:szCs w:val="24"/>
        </w:rPr>
        <w:t>]</w:t>
      </w:r>
    </w:p>
    <w:p w14:paraId="61683CC6"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76F05656" w14:textId="30849E1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 xml:space="preserve">Females show similar regional patterns to males, albeit </w:t>
      </w:r>
      <w:r w:rsidR="00E00F67" w:rsidRPr="000705D0">
        <w:rPr>
          <w:rFonts w:cstheme="minorHAnsi"/>
          <w:sz w:val="24"/>
          <w:szCs w:val="24"/>
        </w:rPr>
        <w:t xml:space="preserve">of </w:t>
      </w:r>
      <w:r w:rsidRPr="000705D0">
        <w:rPr>
          <w:rFonts w:cstheme="minorHAnsi"/>
          <w:sz w:val="24"/>
          <w:szCs w:val="24"/>
        </w:rPr>
        <w:t xml:space="preserve">lower magnitude. </w:t>
      </w:r>
      <w:r w:rsidR="00E00F67" w:rsidRPr="000705D0">
        <w:rPr>
          <w:rFonts w:cstheme="minorHAnsi"/>
          <w:sz w:val="24"/>
          <w:szCs w:val="24"/>
        </w:rPr>
        <w:t>For</w:t>
      </w:r>
      <w:r w:rsidRPr="000705D0">
        <w:rPr>
          <w:rFonts w:cstheme="minorHAnsi"/>
          <w:sz w:val="24"/>
          <w:szCs w:val="24"/>
        </w:rPr>
        <w:t xml:space="preserve"> males, causes amenable to medical service, diabetes, and IHD contributed the largest share to the gap with the low mortality benchmark among older adult females. In the youngest age group, improvements in life expectancy and in reducing the gap with the low mortality benchmark were mainly driven by causes amenable to medical service among both females and males. Finally, homicide mortality and road traffic accidents are the main drivers of the gap with the benchmark among young male adults (ages 15-49). Importantly, homicides contributed more than 2.5 years to the gap with the low mortality benchmark in 2010 in the northern state of Chihuahua, and several states from the North and South of Mexico showed substantial impact</w:t>
      </w:r>
      <w:r w:rsidR="00E00F67" w:rsidRPr="000705D0">
        <w:rPr>
          <w:rFonts w:cstheme="minorHAnsi"/>
          <w:sz w:val="24"/>
          <w:szCs w:val="24"/>
        </w:rPr>
        <w:t>s</w:t>
      </w:r>
      <w:r w:rsidRPr="000705D0">
        <w:rPr>
          <w:rFonts w:cstheme="minorHAnsi"/>
          <w:sz w:val="24"/>
          <w:szCs w:val="24"/>
        </w:rPr>
        <w:t xml:space="preserve"> </w:t>
      </w:r>
      <w:r w:rsidR="00E00F67" w:rsidRPr="000705D0">
        <w:rPr>
          <w:rFonts w:cstheme="minorHAnsi"/>
          <w:sz w:val="24"/>
          <w:szCs w:val="24"/>
        </w:rPr>
        <w:t xml:space="preserve">from </w:t>
      </w:r>
      <w:r w:rsidRPr="000705D0">
        <w:rPr>
          <w:rFonts w:cstheme="minorHAnsi"/>
          <w:sz w:val="24"/>
          <w:szCs w:val="24"/>
        </w:rPr>
        <w:t>homicide after 2005. Results for all age-groups are shown in Additional file 1, Figures 4-9.</w:t>
      </w:r>
    </w:p>
    <w:p w14:paraId="7D2D1C59"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46A56CF4"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5351B8C3" w14:textId="62E71D2A"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rPr>
      </w:pPr>
      <w:r w:rsidRPr="000705D0">
        <w:rPr>
          <w:rFonts w:cstheme="minorHAnsi"/>
          <w:i/>
          <w:sz w:val="24"/>
          <w:szCs w:val="24"/>
        </w:rPr>
        <w:t>Potential gains and causes of death in 2015</w:t>
      </w:r>
    </w:p>
    <w:p w14:paraId="0129EECE"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40BAFFC5" w14:textId="557B536C" w:rsidR="002F5D5E" w:rsidRPr="000705D0" w:rsidRDefault="00017B1B"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Figure 5</w:t>
      </w:r>
      <w:r w:rsidR="002F5D5E" w:rsidRPr="000705D0">
        <w:rPr>
          <w:rFonts w:cstheme="minorHAnsi"/>
          <w:sz w:val="24"/>
          <w:szCs w:val="24"/>
        </w:rPr>
        <w:t xml:space="preserve"> breaks down the state-specific low mortality benchmark gap for males aged 50-84 into potential gains and their cause of death composition. The left panel shows the potential gains for older adults if the low mortality benchmark were achieved for each state in 2015. The right panel shows the proportion of potential gains due to specific causes of death in the same year.</w:t>
      </w:r>
    </w:p>
    <w:p w14:paraId="60F3057A"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6626079D"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Every state in Mexico could increase survival by at least one year in older adult ages if they were to achieve the low mortality benchmark. However, for 17 of them the gap with the benchmark is higher than 2 years, and for 3 states in the northern region it is greater than 3 years. For females, with the exception of Sinaloa and Nayarit, all the states show the potential to gain over an additional year of life between ages 50-84.</w:t>
      </w:r>
    </w:p>
    <w:p w14:paraId="5BFEFA42"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5FD3A937" w14:textId="63B62588"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More than half of these potential gains in life expectancy between ages 50 and 84 are due to medically amenable causes, diabetes, IHD</w:t>
      </w:r>
      <w:r w:rsidR="00734512" w:rsidRPr="000705D0">
        <w:rPr>
          <w:rFonts w:cstheme="minorHAnsi"/>
          <w:sz w:val="24"/>
          <w:szCs w:val="24"/>
        </w:rPr>
        <w:t>,</w:t>
      </w:r>
      <w:r w:rsidRPr="000705D0">
        <w:rPr>
          <w:rFonts w:cstheme="minorHAnsi"/>
          <w:sz w:val="24"/>
          <w:szCs w:val="24"/>
        </w:rPr>
        <w:t xml:space="preserve"> and cirrhosis in every state in Mexico (right panel). This is true also for females. Although older males show lower impact of homicide mortality on potential gains compared to young adult males (15-49), its effect is present in almost every state, particularly in Guerrero, Morelos in the South, Nayarit and Colima in the central region, and Sinaloa in the North. Results for all the age groups for the years 2005, 2010, and 2015 are shown in the Addit</w:t>
      </w:r>
      <w:r w:rsidR="00017B1B" w:rsidRPr="000705D0">
        <w:rPr>
          <w:rFonts w:cstheme="minorHAnsi"/>
          <w:sz w:val="24"/>
          <w:szCs w:val="24"/>
        </w:rPr>
        <w:t>ional file 1, Figure</w:t>
      </w:r>
      <w:r w:rsidR="00C4554F">
        <w:rPr>
          <w:rFonts w:cstheme="minorHAnsi"/>
          <w:sz w:val="24"/>
          <w:szCs w:val="24"/>
        </w:rPr>
        <w:t>s</w:t>
      </w:r>
      <w:r w:rsidR="00017B1B" w:rsidRPr="000705D0">
        <w:rPr>
          <w:rFonts w:cstheme="minorHAnsi"/>
          <w:sz w:val="24"/>
          <w:szCs w:val="24"/>
        </w:rPr>
        <w:t xml:space="preserve"> 10</w:t>
      </w:r>
      <w:r w:rsidR="00C4554F">
        <w:rPr>
          <w:rFonts w:cstheme="minorHAnsi"/>
          <w:sz w:val="24"/>
          <w:szCs w:val="24"/>
        </w:rPr>
        <w:t>-18</w:t>
      </w:r>
      <w:r w:rsidR="00017B1B" w:rsidRPr="000705D0">
        <w:rPr>
          <w:rFonts w:cstheme="minorHAnsi"/>
          <w:sz w:val="24"/>
          <w:szCs w:val="24"/>
        </w:rPr>
        <w:t xml:space="preserve">. </w:t>
      </w:r>
    </w:p>
    <w:p w14:paraId="560F8AC1" w14:textId="77777777" w:rsidR="002F5D5E" w:rsidRPr="000705D0"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30FB876C" w14:textId="118DE282" w:rsidR="002F5D5E" w:rsidRPr="000705D0" w:rsidRDefault="00017B1B"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theme="minorHAnsi"/>
          <w:sz w:val="24"/>
          <w:szCs w:val="24"/>
        </w:rPr>
      </w:pPr>
      <w:r w:rsidRPr="000705D0">
        <w:rPr>
          <w:rFonts w:cstheme="minorHAnsi"/>
          <w:sz w:val="24"/>
          <w:szCs w:val="24"/>
        </w:rPr>
        <w:lastRenderedPageBreak/>
        <w:t>[Figure 5</w:t>
      </w:r>
      <w:r w:rsidR="002F5D5E" w:rsidRPr="000705D0">
        <w:rPr>
          <w:rFonts w:cstheme="minorHAnsi"/>
          <w:sz w:val="24"/>
          <w:szCs w:val="24"/>
        </w:rPr>
        <w:t xml:space="preserve"> about here]</w:t>
      </w:r>
    </w:p>
    <w:p w14:paraId="3C87016B" w14:textId="2834560D" w:rsidR="002F5D5E" w:rsidRPr="000705D0" w:rsidRDefault="002F5D5E" w:rsidP="002F5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4"/>
          <w:szCs w:val="24"/>
        </w:rPr>
      </w:pPr>
    </w:p>
    <w:p w14:paraId="3A5A7BFF" w14:textId="77777777" w:rsidR="00DC0FD5" w:rsidRPr="000705D0"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rPr>
      </w:pPr>
      <w:r w:rsidRPr="000705D0">
        <w:rPr>
          <w:rFonts w:cstheme="minorHAnsi"/>
          <w:b/>
          <w:sz w:val="24"/>
          <w:szCs w:val="24"/>
        </w:rPr>
        <w:t>Discussion</w:t>
      </w:r>
    </w:p>
    <w:p w14:paraId="259A6AE5" w14:textId="77777777"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300387A4" w14:textId="2021FC47"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 xml:space="preserve">In Mexico since 1990, life expectancy in three large age groups has followed discordant patterns of rise, </w:t>
      </w:r>
      <w:r w:rsidR="00807027" w:rsidRPr="000705D0">
        <w:rPr>
          <w:rFonts w:cstheme="minorHAnsi"/>
          <w:sz w:val="24"/>
          <w:szCs w:val="24"/>
        </w:rPr>
        <w:t>stagnation</w:t>
      </w:r>
      <w:r w:rsidR="00E00F67" w:rsidRPr="000705D0">
        <w:rPr>
          <w:rFonts w:cstheme="minorHAnsi"/>
          <w:sz w:val="24"/>
          <w:szCs w:val="24"/>
        </w:rPr>
        <w:t>,</w:t>
      </w:r>
      <w:r w:rsidR="00807027" w:rsidRPr="000705D0">
        <w:rPr>
          <w:rFonts w:cstheme="minorHAnsi"/>
          <w:sz w:val="24"/>
          <w:szCs w:val="24"/>
        </w:rPr>
        <w:t xml:space="preserve"> and </w:t>
      </w:r>
      <w:r w:rsidRPr="000705D0">
        <w:rPr>
          <w:rFonts w:cstheme="minorHAnsi"/>
          <w:sz w:val="24"/>
          <w:szCs w:val="24"/>
        </w:rPr>
        <w:t xml:space="preserve">deterioration. Such patterns have been driven mainly by causes of death that are amenable to medical service (such as infectious and respiratory diseases) and health behaviors (such as homicides, </w:t>
      </w:r>
      <w:ins w:id="82" w:author="José Manuel Aburto" w:date="2018-05-04T14:43:00Z">
        <w:r w:rsidR="005066C7">
          <w:rPr>
            <w:rFonts w:cstheme="minorHAnsi"/>
            <w:sz w:val="24"/>
            <w:szCs w:val="24"/>
          </w:rPr>
          <w:t xml:space="preserve">suicide, </w:t>
        </w:r>
      </w:ins>
      <w:r w:rsidRPr="000705D0">
        <w:rPr>
          <w:rFonts w:cstheme="minorHAnsi"/>
          <w:sz w:val="24"/>
          <w:szCs w:val="24"/>
        </w:rPr>
        <w:t>diabetes, IHD, and cirrhosis)</w:t>
      </w:r>
      <w:r w:rsidR="00F01CAD" w:rsidRPr="000705D0">
        <w:rPr>
          <w:rFonts w:cstheme="minorHAnsi"/>
          <w:sz w:val="24"/>
          <w:szCs w:val="24"/>
        </w:rPr>
        <w:t xml:space="preserve"> as subcategories of the broader concept of Avoidable/Amenable mortality (AM)</w:t>
      </w:r>
      <w:r w:rsidRPr="000705D0">
        <w:rPr>
          <w:rFonts w:cstheme="minorHAnsi"/>
          <w:sz w:val="24"/>
          <w:szCs w:val="24"/>
        </w:rPr>
        <w:t xml:space="preserve">. Patterns in these two large cause-of-death categories led to contrasting levels of inequality in the country. </w:t>
      </w:r>
    </w:p>
    <w:p w14:paraId="12777E1D" w14:textId="77777777"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0D2DE8B8" w14:textId="157B4194"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 xml:space="preserve">Life expectancy below age 15 converged towards the low mortality benchmark and maximum survival in all 32 Mexican states. These results underscore public health interventions aimed at youngest ages. This is supported by evidence that vaccination coverage has been achieved for the entire young population, and that health insurance coverage has improved, due to vaccination programs and the implementation of </w:t>
      </w:r>
      <w:r w:rsidRPr="000705D0">
        <w:rPr>
          <w:rFonts w:cstheme="minorHAnsi"/>
          <w:i/>
          <w:sz w:val="24"/>
          <w:szCs w:val="24"/>
        </w:rPr>
        <w:t>Seguro Popular</w:t>
      </w:r>
      <w:r w:rsidR="009677DB" w:rsidRPr="000705D0">
        <w:rPr>
          <w:rFonts w:cstheme="minorHAnsi"/>
          <w:sz w:val="24"/>
          <w:szCs w:val="24"/>
        </w:rPr>
        <w:t xml:space="preserve"> </w:t>
      </w:r>
      <w:r w:rsidR="00EF59A8" w:rsidRPr="000705D0">
        <w:rPr>
          <w:rFonts w:cstheme="minorHAnsi"/>
          <w:sz w:val="24"/>
          <w:szCs w:val="24"/>
        </w:rPr>
        <w:t>along with previous established health systems</w:t>
      </w:r>
      <w:r w:rsidRPr="000705D0">
        <w:rPr>
          <w:rFonts w:cstheme="minorHAnsi"/>
          <w:sz w:val="24"/>
          <w:szCs w:val="24"/>
        </w:rPr>
        <w:t>, respectively</w:t>
      </w:r>
      <w:r w:rsidR="000705D0" w:rsidRPr="000705D0">
        <w:rPr>
          <w:rFonts w:cstheme="minorHAnsi"/>
          <w:sz w:val="24"/>
          <w:szCs w:val="24"/>
        </w:rPr>
        <w:t>.</w:t>
      </w:r>
      <w:r w:rsidR="00C64597" w:rsidRPr="000705D0">
        <w:rPr>
          <w:rFonts w:cstheme="minorHAnsi"/>
          <w:sz w:val="24"/>
          <w:szCs w:val="24"/>
        </w:rPr>
        <w:fldChar w:fldCharType="begin"/>
      </w:r>
      <w:r w:rsidR="00152DE4" w:rsidRPr="000705D0">
        <w:rPr>
          <w:rFonts w:cstheme="minorHAnsi"/>
          <w:sz w:val="24"/>
          <w:szCs w:val="24"/>
        </w:rPr>
        <w:instrText xml:space="preserve"> ADDIN EN.CITE &lt;EndNote&gt;&lt;Cite&gt;&lt;Author&gt;Urquieta-Salomón&lt;/Author&gt;&lt;Year&gt;2015&lt;/Year&gt;&lt;RecNum&gt;9&lt;/RecNum&gt;&lt;DisplayText&gt;&lt;style face="superscript"&gt;9&lt;/style&gt;&lt;/DisplayText&gt;&lt;record&gt;&lt;rec-number&gt;9&lt;/rec-number&gt;&lt;foreign-keys&gt;&lt;key app="EN" db-id="2drptdvw2z50v6eazt65rd5ztfwzpewt2at9" timestamp="1515177958"&gt;9&lt;/key&gt;&lt;/foreign-keys&gt;&lt;ref-type name="Journal Article"&gt;17&lt;/ref-type&gt;&lt;contributors&gt;&lt;authors&gt;&lt;author&gt;Urquieta-Salomón, José E&lt;/author&gt;&lt;author&gt;Villarreal, Héctor J&lt;/author&gt;&lt;/authors&gt;&lt;/contributors&gt;&lt;titles&gt;&lt;title&gt;Evolution of health coverage in Mexico: evidence of progress and challenges in the Mexican health system&lt;/title&gt;&lt;secondary-title&gt;Health policy and planning&lt;/secondary-title&gt;&lt;/titles&gt;&lt;periodical&gt;&lt;full-title&gt;Health policy and planning&lt;/full-title&gt;&lt;/periodical&gt;&lt;pages&gt;28-36&lt;/pages&gt;&lt;volume&gt;31&lt;/volume&gt;&lt;number&gt;1&lt;/number&gt;&lt;dates&gt;&lt;year&gt;2015&lt;/year&gt;&lt;/dates&gt;&lt;isbn&gt;1460-2237&lt;/isbn&gt;&lt;urls&gt;&lt;/urls&gt;&lt;/record&gt;&lt;/Cite&gt;&lt;/EndNote&gt;</w:instrText>
      </w:r>
      <w:r w:rsidR="00C64597" w:rsidRPr="000705D0">
        <w:rPr>
          <w:rFonts w:cstheme="minorHAnsi"/>
          <w:sz w:val="24"/>
          <w:szCs w:val="24"/>
        </w:rPr>
        <w:fldChar w:fldCharType="separate"/>
      </w:r>
      <w:r w:rsidR="00152DE4" w:rsidRPr="000705D0">
        <w:rPr>
          <w:rFonts w:cstheme="minorHAnsi"/>
          <w:noProof/>
          <w:sz w:val="24"/>
          <w:szCs w:val="24"/>
          <w:vertAlign w:val="superscript"/>
        </w:rPr>
        <w:t>9</w:t>
      </w:r>
      <w:r w:rsidR="00C64597" w:rsidRPr="000705D0">
        <w:rPr>
          <w:rFonts w:cstheme="minorHAnsi"/>
          <w:sz w:val="24"/>
          <w:szCs w:val="24"/>
        </w:rPr>
        <w:fldChar w:fldCharType="end"/>
      </w:r>
      <w:r w:rsidRPr="000705D0">
        <w:rPr>
          <w:rFonts w:cstheme="minorHAnsi"/>
          <w:sz w:val="24"/>
          <w:szCs w:val="24"/>
        </w:rPr>
        <w:t xml:space="preserve"> Causes amenable to medical service are at the heart of such improvements, consisting of decreases in infectious and respiratory diseases associated with public health interventions targeting children</w:t>
      </w:r>
      <w:r w:rsidR="000705D0" w:rsidRPr="000705D0">
        <w:rPr>
          <w:rFonts w:cstheme="minorHAnsi"/>
          <w:sz w:val="24"/>
          <w:szCs w:val="24"/>
        </w:rPr>
        <w:t>.</w:t>
      </w:r>
      <w:r w:rsidR="00C64597" w:rsidRPr="000705D0">
        <w:rPr>
          <w:rFonts w:cstheme="minorHAnsi"/>
          <w:sz w:val="24"/>
          <w:szCs w:val="24"/>
        </w:rPr>
        <w:fldChar w:fldCharType="begin"/>
      </w:r>
      <w:r w:rsidR="00BE74EB" w:rsidRPr="000705D0">
        <w:rPr>
          <w:rFonts w:cstheme="minorHAnsi"/>
          <w:sz w:val="24"/>
          <w:szCs w:val="24"/>
        </w:rPr>
        <w:instrText xml:space="preserve"> ADDIN EN.CITE &lt;EndNote&gt;&lt;Cite&gt;&lt;Author&gt;Sepúlveda&lt;/Author&gt;&lt;Year&gt;2006&lt;/Year&gt;&lt;RecNum&gt;6&lt;/RecNum&gt;&lt;DisplayText&gt;&lt;style face="superscript"&gt;6&lt;/style&gt;&lt;/DisplayText&gt;&lt;record&gt;&lt;rec-number&gt;6&lt;/rec-number&gt;&lt;foreign-keys&gt;&lt;key app="EN" db-id="2drptdvw2z50v6eazt65rd5ztfwzpewt2at9" timestamp="1515177958"&gt;6&lt;/key&gt;&lt;/foreign-keys&gt;&lt;ref-type name="Journal Article"&gt;17&lt;/ref-type&gt;&lt;contributors&gt;&lt;authors&gt;&lt;author&gt;Sepúlveda, Jaime&lt;/author&gt;&lt;author&gt;Bustreo, Flavia&lt;/author&gt;&lt;author&gt;Tapia, Roberto&lt;/author&gt;&lt;author&gt;Rivera, Juan&lt;/author&gt;&lt;author&gt;Lozano, Rafael&lt;/author&gt;&lt;author&gt;Oláiz, Gustavo&lt;/author&gt;&lt;author&gt;Partida, Virgilio&lt;/author&gt;&lt;author&gt;García-García, Lourdes&lt;/author&gt;&lt;author&gt;Valdespino, José Luis&lt;/author&gt;&lt;/authors&gt;&lt;/contributors&gt;&lt;titles&gt;&lt;title&gt;Improvement of child survival in Mexico: the diagonal approach&lt;/title&gt;&lt;secondary-title&gt;The Lancet&lt;/secondary-title&gt;&lt;/titles&gt;&lt;periodical&gt;&lt;full-title&gt;The Lancet&lt;/full-title&gt;&lt;/periodical&gt;&lt;pages&gt;2017-2027&lt;/pages&gt;&lt;volume&gt;368&lt;/volume&gt;&lt;number&gt;9551&lt;/number&gt;&lt;dates&gt;&lt;year&gt;2006&lt;/year&gt;&lt;/dates&gt;&lt;isbn&gt;0140-6736&lt;/isbn&gt;&lt;urls&gt;&lt;/urls&gt;&lt;/record&gt;&lt;/Cite&gt;&lt;/EndNote&gt;</w:instrText>
      </w:r>
      <w:r w:rsidR="00C64597" w:rsidRPr="000705D0">
        <w:rPr>
          <w:rFonts w:cstheme="minorHAnsi"/>
          <w:sz w:val="24"/>
          <w:szCs w:val="24"/>
        </w:rPr>
        <w:fldChar w:fldCharType="separate"/>
      </w:r>
      <w:r w:rsidR="00BE74EB" w:rsidRPr="000705D0">
        <w:rPr>
          <w:rFonts w:cstheme="minorHAnsi"/>
          <w:noProof/>
          <w:sz w:val="24"/>
          <w:szCs w:val="24"/>
          <w:vertAlign w:val="superscript"/>
        </w:rPr>
        <w:t>6</w:t>
      </w:r>
      <w:r w:rsidR="00C64597" w:rsidRPr="000705D0">
        <w:rPr>
          <w:rFonts w:cstheme="minorHAnsi"/>
          <w:sz w:val="24"/>
          <w:szCs w:val="24"/>
        </w:rPr>
        <w:fldChar w:fldCharType="end"/>
      </w:r>
      <w:r w:rsidRPr="000705D0">
        <w:rPr>
          <w:rFonts w:cstheme="minorHAnsi"/>
          <w:sz w:val="24"/>
          <w:szCs w:val="24"/>
        </w:rPr>
        <w:t xml:space="preserve"> For example, Puebla and Tlaxcala (in the South and central regions respectively) were the states with the lowest life expectancy below age 15 in 1990 and have improved by more than half a year since then. Moreover, the average over states improved from 14.5 in 1990 to 14.8 in 2015, with no state below 14.7. As a result of continuous and nationwide convergence towards the low mortality benchmark, inequalities between states in life expectancy below age 15 have been reduced. </w:t>
      </w:r>
    </w:p>
    <w:p w14:paraId="35458794" w14:textId="77777777"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476EFD1A" w14:textId="6D92DC1F"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Opposing the optimistic trend in the under-15 population, increases in homicide mortality reversed gains in male life expectancy, particularly between ages 15-49. These results are consistent with previous studies quantifying the effect of homicide mortality on the stagnation of national life expectancy at birth in the first decade of the 21st century</w:t>
      </w:r>
      <w:r w:rsidR="000705D0" w:rsidRPr="000705D0">
        <w:rPr>
          <w:rFonts w:cstheme="minorHAnsi"/>
          <w:sz w:val="24"/>
          <w:szCs w:val="24"/>
        </w:rPr>
        <w:t>,</w:t>
      </w:r>
      <w:r w:rsidR="00BE74EB" w:rsidRPr="000705D0">
        <w:rPr>
          <w:rFonts w:cstheme="minorHAnsi"/>
          <w:sz w:val="24"/>
          <w:szCs w:val="24"/>
        </w:rPr>
        <w:fldChar w:fldCharType="begin"/>
      </w:r>
      <w:r w:rsidR="00BE74EB" w:rsidRPr="000705D0">
        <w:rPr>
          <w:rFonts w:cstheme="minorHAnsi"/>
          <w:sz w:val="24"/>
          <w:szCs w:val="24"/>
        </w:rPr>
        <w:instrText xml:space="preserve"> ADDIN EN.CITE &lt;EndNote&gt;&lt;Cite&gt;&lt;Author&gt;Canudas-Romo&lt;/Author&gt;&lt;Year&gt;2015&lt;/Year&gt;&lt;RecNum&gt;3&lt;/RecNum&gt;&lt;DisplayText&gt;&lt;style face="superscript"&gt;3&lt;/style&gt;&lt;/DisplayText&gt;&lt;record&gt;&lt;rec-number&gt;3&lt;/rec-number&gt;&lt;foreign-keys&gt;&lt;key app="EN" db-id="2drptdvw2z50v6eazt65rd5ztfwzpewt2at9" timestamp="1515177957"&gt;3&lt;/key&gt;&lt;/foreign-keys&gt;&lt;ref-type name="Journal Article"&gt;17&lt;/ref-type&gt;&lt;contributors&gt;&lt;authors&gt;&lt;author&gt;Canudas-Romo, Vladimir&lt;/author&gt;&lt;author&gt;García-Guerrero, Víctor Manuel&lt;/author&gt;&lt;author&gt;Echarri-Cánovas, Carlos Javier&lt;/author&gt;&lt;/authors&gt;&lt;/contributors&gt;&lt;titles&gt;&lt;title&gt;The stagnation of the Mexican male life expectancy in the first decade of the 21st century: the impact of homicides and diabetes mellitus&lt;/title&gt;&lt;secondary-title&gt;J Epidemiol Community Health&lt;/secondary-title&gt;&lt;/titles&gt;&lt;periodical&gt;&lt;full-title&gt;J Epidemiol Community Health&lt;/full-title&gt;&lt;/periodical&gt;&lt;pages&gt;28-34&lt;/pages&gt;&lt;volume&gt;69&lt;/volume&gt;&lt;number&gt;1&lt;/number&gt;&lt;dates&gt;&lt;year&gt;2015&lt;/year&gt;&lt;/dates&gt;&lt;isbn&gt;0143-005X&lt;/isbn&gt;&lt;urls&gt;&lt;/urls&gt;&lt;/record&gt;&lt;/Cite&gt;&lt;/EndNote&gt;</w:instrText>
      </w:r>
      <w:r w:rsidR="00BE74EB" w:rsidRPr="000705D0">
        <w:rPr>
          <w:rFonts w:cstheme="minorHAnsi"/>
          <w:sz w:val="24"/>
          <w:szCs w:val="24"/>
        </w:rPr>
        <w:fldChar w:fldCharType="separate"/>
      </w:r>
      <w:r w:rsidR="00BE74EB" w:rsidRPr="000705D0">
        <w:rPr>
          <w:rFonts w:cstheme="minorHAnsi"/>
          <w:noProof/>
          <w:sz w:val="24"/>
          <w:szCs w:val="24"/>
          <w:vertAlign w:val="superscript"/>
        </w:rPr>
        <w:t>3</w:t>
      </w:r>
      <w:r w:rsidR="00BE74EB" w:rsidRPr="000705D0">
        <w:rPr>
          <w:rFonts w:cstheme="minorHAnsi"/>
          <w:sz w:val="24"/>
          <w:szCs w:val="24"/>
        </w:rPr>
        <w:fldChar w:fldCharType="end"/>
      </w:r>
      <w:r w:rsidRPr="000705D0">
        <w:rPr>
          <w:rFonts w:cstheme="minorHAnsi"/>
          <w:sz w:val="24"/>
          <w:szCs w:val="24"/>
        </w:rPr>
        <w:t xml:space="preserve"> and with the reversal experienced in life expectancy in most states between 2005 and 2010</w:t>
      </w:r>
      <w:r w:rsidR="000705D0" w:rsidRPr="000705D0">
        <w:rPr>
          <w:rFonts w:cstheme="minorHAnsi"/>
          <w:sz w:val="24"/>
          <w:szCs w:val="24"/>
        </w:rPr>
        <w:t>.</w:t>
      </w:r>
      <w:r w:rsidR="00C64597" w:rsidRPr="000705D0">
        <w:rPr>
          <w:rFonts w:cstheme="minorHAnsi"/>
          <w:sz w:val="24"/>
          <w:szCs w:val="24"/>
        </w:rPr>
        <w:fldChar w:fldCharType="begin"/>
      </w:r>
      <w:r w:rsidR="00152DE4" w:rsidRPr="000705D0">
        <w:rPr>
          <w:rFonts w:cstheme="minorHAnsi"/>
          <w:sz w:val="24"/>
          <w:szCs w:val="24"/>
        </w:rPr>
        <w:instrText xml:space="preserve"> ADDIN EN.CITE &lt;EndNote&gt;&lt;Cite&gt;&lt;Author&gt;Aburto&lt;/Author&gt;&lt;Year&gt;2016&lt;/Year&gt;&lt;RecNum&gt;14&lt;/RecNum&gt;&lt;DisplayText&gt;&lt;style face="superscript"&gt;14&lt;/style&gt;&lt;/DisplayText&gt;&lt;record&gt;&lt;rec-number&gt;14&lt;/rec-number&gt;&lt;foreign-keys&gt;&lt;key app="EN" db-id="2drptdvw2z50v6eazt65rd5ztfwzpewt2at9" timestamp="1515177959"&gt;14&lt;/key&gt;&lt;/foreign-keys&gt;&lt;ref-type name="Journal Article"&gt;17&lt;/ref-type&gt;&lt;contributors&gt;&lt;authors&gt;&lt;author&gt;Aburto, José Manuel&lt;/author&gt;&lt;author&gt;Beltrán-Sánchez, Hiram&lt;/author&gt;&lt;author&gt;García-Guerrero, Victor Manuel&lt;/author&gt;&lt;author&gt;Canudas-Romo, Vladimir&lt;/author&gt;&lt;/authors&gt;&lt;/contributors&gt;&lt;titles&gt;&lt;title&gt;Homicides in Mexico reversed life expectancy gains for men and slowed them for women, 2000–10&lt;/title&gt;&lt;secondary-title&gt;Health Affairs&lt;/secondary-title&gt;&lt;/titles&gt;&lt;periodical&gt;&lt;full-title&gt;Health affairs&lt;/full-title&gt;&lt;/periodical&gt;&lt;pages&gt;88-95&lt;/pages&gt;&lt;volume&gt;35&lt;/volume&gt;&lt;number&gt;1&lt;/number&gt;&lt;dates&gt;&lt;year&gt;2016&lt;/year&gt;&lt;/dates&gt;&lt;isbn&gt;0278-2715&lt;/isbn&gt;&lt;urls&gt;&lt;/urls&gt;&lt;/record&gt;&lt;/Cite&gt;&lt;/EndNote&gt;</w:instrText>
      </w:r>
      <w:r w:rsidR="00C64597" w:rsidRPr="000705D0">
        <w:rPr>
          <w:rFonts w:cstheme="minorHAnsi"/>
          <w:sz w:val="24"/>
          <w:szCs w:val="24"/>
        </w:rPr>
        <w:fldChar w:fldCharType="separate"/>
      </w:r>
      <w:r w:rsidR="00152DE4" w:rsidRPr="000705D0">
        <w:rPr>
          <w:rFonts w:cstheme="minorHAnsi"/>
          <w:noProof/>
          <w:sz w:val="24"/>
          <w:szCs w:val="24"/>
          <w:vertAlign w:val="superscript"/>
        </w:rPr>
        <w:t>14</w:t>
      </w:r>
      <w:r w:rsidR="00C64597" w:rsidRPr="000705D0">
        <w:rPr>
          <w:rFonts w:cstheme="minorHAnsi"/>
          <w:sz w:val="24"/>
          <w:szCs w:val="24"/>
        </w:rPr>
        <w:fldChar w:fldCharType="end"/>
      </w:r>
      <w:r w:rsidRPr="000705D0">
        <w:rPr>
          <w:rFonts w:cstheme="minorHAnsi"/>
          <w:sz w:val="24"/>
          <w:szCs w:val="24"/>
        </w:rPr>
        <w:t xml:space="preserve"> Our results extend such findings by adding five years of data and segmenting by specific age groups. We found that after ten years of the unexpected rise in homicide mortality, most states have experienced a slow and partial recovery since 2010. However, the impact of homicide is still higher than the levels observed in 2005. Between 2010 and 2015, this cause of death accounted for most of the gap between states and the low mortality benchmark in ages 15-49. For this age group, the states that show the greatest benchmark gap for homicide in 2015 are Guerrero in the South, and Sinaloa and Chihuahua in the North, which could gain one year, and half a year (each) respectively if homicides were reduced to the level o</w:t>
      </w:r>
      <w:r w:rsidR="00DC0FD5" w:rsidRPr="000705D0">
        <w:rPr>
          <w:rFonts w:cstheme="minorHAnsi"/>
          <w:sz w:val="24"/>
          <w:szCs w:val="24"/>
        </w:rPr>
        <w:t>f the southern state of Yucatá</w:t>
      </w:r>
      <w:r w:rsidRPr="000705D0">
        <w:rPr>
          <w:rFonts w:cstheme="minorHAnsi"/>
          <w:sz w:val="24"/>
          <w:szCs w:val="24"/>
        </w:rPr>
        <w:t xml:space="preserve">n, </w:t>
      </w:r>
      <w:r w:rsidR="00DC0FD5" w:rsidRPr="000705D0">
        <w:rPr>
          <w:rFonts w:cstheme="minorHAnsi"/>
          <w:sz w:val="24"/>
          <w:szCs w:val="24"/>
        </w:rPr>
        <w:t>which in this case makes up 100</w:t>
      </w:r>
      <w:r w:rsidRPr="000705D0">
        <w:rPr>
          <w:rFonts w:cstheme="minorHAnsi"/>
          <w:sz w:val="24"/>
          <w:szCs w:val="24"/>
        </w:rPr>
        <w:t>% of the benchmark. Moreover, health inequalities in life expectancy between states followed the rise in homicides after 2005 (Figure</w:t>
      </w:r>
      <w:r w:rsidR="00DC0FD5" w:rsidRPr="000705D0">
        <w:rPr>
          <w:rFonts w:cstheme="minorHAnsi"/>
          <w:sz w:val="24"/>
          <w:szCs w:val="24"/>
        </w:rPr>
        <w:t xml:space="preserve"> 2</w:t>
      </w:r>
      <w:r w:rsidRPr="000705D0">
        <w:rPr>
          <w:rFonts w:cstheme="minorHAnsi"/>
          <w:sz w:val="24"/>
          <w:szCs w:val="24"/>
        </w:rPr>
        <w:t>), and the considerable discord</w:t>
      </w:r>
      <w:r w:rsidR="00DC0FD5" w:rsidRPr="000705D0">
        <w:rPr>
          <w:rFonts w:cstheme="minorHAnsi"/>
          <w:sz w:val="24"/>
          <w:szCs w:val="24"/>
        </w:rPr>
        <w:t>ance between age-groups (Figure 3</w:t>
      </w:r>
      <w:r w:rsidRPr="000705D0">
        <w:rPr>
          <w:rFonts w:cstheme="minorHAnsi"/>
          <w:sz w:val="24"/>
          <w:szCs w:val="24"/>
        </w:rPr>
        <w:t>) was likely due in great part to homicide mortality in ages 15-49.</w:t>
      </w:r>
      <w:r w:rsidR="00807027" w:rsidRPr="000705D0">
        <w:rPr>
          <w:rFonts w:cstheme="minorHAnsi"/>
          <w:sz w:val="24"/>
          <w:szCs w:val="24"/>
        </w:rPr>
        <w:t xml:space="preserve"> It is unclear how these levels of state life expectancy will change with the new reports which highlight a three year increase in homicide in Mexico</w:t>
      </w:r>
      <w:r w:rsidR="007F2D70" w:rsidRPr="000705D0">
        <w:rPr>
          <w:rFonts w:cstheme="minorHAnsi"/>
          <w:sz w:val="24"/>
          <w:szCs w:val="24"/>
        </w:rPr>
        <w:t>.</w:t>
      </w:r>
      <w:r w:rsidR="007F2D70" w:rsidRPr="000705D0">
        <w:rPr>
          <w:rFonts w:cstheme="minorHAnsi"/>
          <w:sz w:val="24"/>
          <w:szCs w:val="24"/>
        </w:rPr>
        <w:fldChar w:fldCharType="begin"/>
      </w:r>
      <w:r w:rsidR="0075177B">
        <w:rPr>
          <w:rFonts w:cstheme="minorHAnsi"/>
          <w:sz w:val="24"/>
          <w:szCs w:val="24"/>
        </w:rPr>
        <w:instrText xml:space="preserve"> ADDIN EN.CITE &lt;EndNote&gt;&lt;Cite&gt;&lt;Author&gt;INEGI&lt;/Author&gt;&lt;Year&gt;2017&lt;/Year&gt;&lt;RecNum&gt;22&lt;/RecNum&gt;&lt;DisplayText&gt;&lt;style face="superscript"&gt;23&lt;/style&gt;&lt;/DisplayText&gt;&lt;record&gt;&lt;rec-number&gt;22&lt;/rec-number&gt;&lt;foreign-keys&gt;&lt;key app="EN" db-id="2drptdvw2z50v6eazt65rd5ztfwzpewt2at9" timestamp="1515177960"&gt;22&lt;/key&gt;&lt;/foreign-keys&gt;&lt;ref-type name="Journal Article"&gt;17&lt;/ref-type&gt;&lt;contributors&gt;&lt;authors&gt;&lt;author&gt;INEGI&lt;/author&gt;&lt;/authors&gt;&lt;/contributors&gt;&lt;titles&gt;&lt;title&gt;Estadísticas vitales Mortalidad&lt;/title&gt;&lt;secondary-title&gt;National Institute of Statistics Mexico&lt;/secondary-title&gt;&lt;/titles&gt;&lt;periodical&gt;&lt;full-title&gt;National Institute of Statistics Mexico&lt;/full-title&gt;&lt;/periodical&gt;&lt;dates&gt;&lt;year&gt;2017&lt;/year&gt;&lt;/dates&gt;&lt;urls&gt;&lt;/urls&gt;&lt;/record&gt;&lt;/Cite&gt;&lt;/EndNote&gt;</w:instrText>
      </w:r>
      <w:r w:rsidR="007F2D70" w:rsidRPr="000705D0">
        <w:rPr>
          <w:rFonts w:cstheme="minorHAnsi"/>
          <w:sz w:val="24"/>
          <w:szCs w:val="24"/>
        </w:rPr>
        <w:fldChar w:fldCharType="separate"/>
      </w:r>
      <w:r w:rsidR="0075177B" w:rsidRPr="0075177B">
        <w:rPr>
          <w:rFonts w:cstheme="minorHAnsi"/>
          <w:noProof/>
          <w:sz w:val="24"/>
          <w:szCs w:val="24"/>
          <w:vertAlign w:val="superscript"/>
        </w:rPr>
        <w:t>23</w:t>
      </w:r>
      <w:r w:rsidR="007F2D70" w:rsidRPr="000705D0">
        <w:rPr>
          <w:rFonts w:cstheme="minorHAnsi"/>
          <w:sz w:val="24"/>
          <w:szCs w:val="24"/>
        </w:rPr>
        <w:fldChar w:fldCharType="end"/>
      </w:r>
      <w:r w:rsidR="007F2D70" w:rsidRPr="000705D0">
        <w:rPr>
          <w:rFonts w:cstheme="minorHAnsi"/>
          <w:sz w:val="24"/>
          <w:szCs w:val="24"/>
          <w:vertAlign w:val="superscript"/>
        </w:rPr>
        <w:t>,</w:t>
      </w:r>
      <w:r w:rsidR="007F2D70" w:rsidRPr="000705D0">
        <w:rPr>
          <w:rStyle w:val="EndnoteReference"/>
          <w:rFonts w:cstheme="minorHAnsi"/>
          <w:sz w:val="24"/>
          <w:szCs w:val="24"/>
        </w:rPr>
        <w:endnoteReference w:id="2"/>
      </w:r>
      <w:r w:rsidR="00807027" w:rsidRPr="000705D0">
        <w:rPr>
          <w:rFonts w:cstheme="minorHAnsi"/>
          <w:sz w:val="24"/>
          <w:szCs w:val="24"/>
        </w:rPr>
        <w:t xml:space="preserve"> </w:t>
      </w:r>
      <w:ins w:id="83" w:author="José Manuel Aburto" w:date="2018-05-04T14:44:00Z">
        <w:r w:rsidR="005066C7">
          <w:rPr>
            <w:rFonts w:cstheme="minorHAnsi"/>
            <w:sz w:val="24"/>
            <w:szCs w:val="24"/>
          </w:rPr>
          <w:t>Further, t</w:t>
        </w:r>
        <w:r w:rsidR="005066C7" w:rsidRPr="005066C7">
          <w:rPr>
            <w:rFonts w:cstheme="minorHAnsi"/>
            <w:sz w:val="24"/>
            <w:szCs w:val="24"/>
          </w:rPr>
          <w:t>he exposure that people have had to violence has triggered mental health problems, e.g. population perceived vulnerability.</w:t>
        </w:r>
      </w:ins>
      <w:r w:rsidR="005066C7">
        <w:rPr>
          <w:rFonts w:cstheme="minorHAnsi"/>
          <w:sz w:val="24"/>
          <w:szCs w:val="24"/>
        </w:rPr>
        <w:fldChar w:fldCharType="begin"/>
      </w:r>
      <w:r w:rsidR="005066C7">
        <w:rPr>
          <w:rFonts w:cstheme="minorHAnsi"/>
          <w:sz w:val="24"/>
          <w:szCs w:val="24"/>
        </w:rPr>
        <w:instrText xml:space="preserve"> ADDIN EN.CITE &lt;EndNote&gt;&lt;Cite&gt;&lt;Author&gt;Canudas-Romo&lt;/Author&gt;&lt;Year&gt;2017&lt;/Year&gt;&lt;RecNum&gt;33&lt;/RecNum&gt;&lt;DisplayText&gt;&lt;style face="superscript"&gt;15&lt;/style&gt;&lt;/DisplayText&gt;&lt;record&gt;&lt;rec-number&gt;33&lt;/rec-number&gt;&lt;foreign-keys&gt;&lt;key app="EN" db-id="2drptdvw2z50v6eazt65rd5ztfwzpewt2at9" timestamp="1515177961"&gt;33&lt;/key&gt;&lt;/foreign-keys&gt;&lt;ref-type name="Journal Article"&gt;17&lt;/ref-type&gt;&lt;contributors&gt;&lt;authors&gt;&lt;author&gt;Canudas-Romo, Vladimir&lt;/author&gt;&lt;author&gt;Aburto, José Manuel&lt;/author&gt;&lt;author&gt;García-Guerrero, Victor Manuel&lt;/author&gt;&lt;author&gt;Beltrán-Sánchez, Hiram&lt;/author&gt;&lt;/authors&gt;&lt;/contributors&gt;&lt;titles&gt;&lt;title&gt;Mexico&amp;apos;s epidemic of violence and its public health significance on average length of life&lt;/title&gt;&lt;secondary-title&gt;Journal of epidemiology and community health&lt;/secondary-title&gt;&lt;/titles&gt;&lt;periodical&gt;&lt;full-title&gt;Journal of epidemiology and community health&lt;/full-title&gt;&lt;/periodical&gt;&lt;pages&gt;188-193&lt;/pages&gt;&lt;volume&gt;71&lt;/volume&gt;&lt;number&gt;2&lt;/number&gt;&lt;dates&gt;&lt;year&gt;2017&lt;/year&gt;&lt;/dates&gt;&lt;isbn&gt;1470-2738&lt;/isbn&gt;&lt;urls&gt;&lt;/urls&gt;&lt;/record&gt;&lt;/Cite&gt;&lt;/EndNote&gt;</w:instrText>
      </w:r>
      <w:r w:rsidR="005066C7">
        <w:rPr>
          <w:rFonts w:cstheme="minorHAnsi"/>
          <w:sz w:val="24"/>
          <w:szCs w:val="24"/>
        </w:rPr>
        <w:fldChar w:fldCharType="separate"/>
      </w:r>
      <w:r w:rsidR="005066C7" w:rsidRPr="005066C7">
        <w:rPr>
          <w:rFonts w:cstheme="minorHAnsi"/>
          <w:noProof/>
          <w:sz w:val="24"/>
          <w:szCs w:val="24"/>
          <w:vertAlign w:val="superscript"/>
        </w:rPr>
        <w:t>15</w:t>
      </w:r>
      <w:r w:rsidR="005066C7">
        <w:rPr>
          <w:rFonts w:cstheme="minorHAnsi"/>
          <w:sz w:val="24"/>
          <w:szCs w:val="24"/>
        </w:rPr>
        <w:fldChar w:fldCharType="end"/>
      </w:r>
      <w:ins w:id="84" w:author="José Manuel Aburto" w:date="2018-05-04T14:44:00Z">
        <w:r w:rsidR="005066C7" w:rsidRPr="005066C7">
          <w:rPr>
            <w:rFonts w:cstheme="minorHAnsi"/>
            <w:sz w:val="24"/>
            <w:szCs w:val="24"/>
          </w:rPr>
          <w:t xml:space="preserve"> At the </w:t>
        </w:r>
        <w:r w:rsidR="005066C7" w:rsidRPr="005066C7">
          <w:rPr>
            <w:rFonts w:cstheme="minorHAnsi"/>
            <w:sz w:val="24"/>
            <w:szCs w:val="24"/>
          </w:rPr>
          <w:lastRenderedPageBreak/>
          <w:t>same time suicide is strongly linked to mental disorders.</w:t>
        </w:r>
      </w:ins>
      <w:r w:rsidR="005066C7">
        <w:rPr>
          <w:rFonts w:cstheme="minorHAnsi"/>
          <w:sz w:val="24"/>
          <w:szCs w:val="24"/>
        </w:rPr>
        <w:fldChar w:fldCharType="begin"/>
      </w:r>
      <w:r w:rsidR="008E53A2">
        <w:rPr>
          <w:rFonts w:cstheme="minorHAnsi"/>
          <w:sz w:val="24"/>
          <w:szCs w:val="24"/>
        </w:rPr>
        <w:instrText xml:space="preserve"> ADDIN EN.CITE &lt;EndNote&gt;&lt;Cite&gt;&lt;Author&gt;Zalsman&lt;/Author&gt;&lt;Year&gt;2016&lt;/Year&gt;&lt;RecNum&gt;50&lt;/RecNum&gt;&lt;DisplayText&gt;&lt;style face="superscript"&gt;35&lt;/style&gt;&lt;/DisplayText&gt;&lt;record&gt;&lt;rec-number&gt;50&lt;/rec-number&gt;&lt;foreign-keys&gt;&lt;key app="EN" db-id="2drptdvw2z50v6eazt65rd5ztfwzpewt2at9" timestamp="1525436737"&gt;50&lt;/key&gt;&lt;/foreign-keys&gt;&lt;ref-type name="Journal Article"&gt;17&lt;/ref-type&gt;&lt;contributors&gt;&lt;authors&gt;&lt;author&gt;Zalsman, Gil&lt;/author&gt;&lt;author&gt;Hawton, Keith&lt;/author&gt;&lt;author&gt;Wasserman, Danuta&lt;/author&gt;&lt;author&gt;van Heeringen, Kees&lt;/author&gt;&lt;author&gt;Arensman, Ella&lt;/author&gt;&lt;author&gt;Sarchiapone, Marco&lt;/author&gt;&lt;author&gt;Carli, Vladimir&lt;/author&gt;&lt;author&gt;Höschl, Cyril&lt;/author&gt;&lt;author&gt;Barzilay, Ran&lt;/author&gt;&lt;author&gt;Balazs, Judit&lt;/author&gt;&lt;/authors&gt;&lt;/contributors&gt;&lt;titles&gt;&lt;title&gt;Suicide prevention strategies revisited: 10-year systematic review&lt;/title&gt;&lt;secondary-title&gt;The Lancet Psychiatry&lt;/secondary-title&gt;&lt;/titles&gt;&lt;periodical&gt;&lt;full-title&gt;The Lancet Psychiatry&lt;/full-title&gt;&lt;/periodical&gt;&lt;pages&gt;646-659&lt;/pages&gt;&lt;volume&gt;3&lt;/volume&gt;&lt;number&gt;7&lt;/number&gt;&lt;dates&gt;&lt;year&gt;2016&lt;/year&gt;&lt;/dates&gt;&lt;isbn&gt;2215-0366&lt;/isbn&gt;&lt;urls&gt;&lt;/urls&gt;&lt;/record&gt;&lt;/Cite&gt;&lt;/EndNote&gt;</w:instrText>
      </w:r>
      <w:r w:rsidR="005066C7">
        <w:rPr>
          <w:rFonts w:cstheme="minorHAnsi"/>
          <w:sz w:val="24"/>
          <w:szCs w:val="24"/>
        </w:rPr>
        <w:fldChar w:fldCharType="separate"/>
      </w:r>
      <w:r w:rsidR="008E53A2" w:rsidRPr="008E53A2">
        <w:rPr>
          <w:rFonts w:cstheme="minorHAnsi"/>
          <w:noProof/>
          <w:sz w:val="24"/>
          <w:szCs w:val="24"/>
          <w:vertAlign w:val="superscript"/>
        </w:rPr>
        <w:t>35</w:t>
      </w:r>
      <w:r w:rsidR="005066C7">
        <w:rPr>
          <w:rFonts w:cstheme="minorHAnsi"/>
          <w:sz w:val="24"/>
          <w:szCs w:val="24"/>
        </w:rPr>
        <w:fldChar w:fldCharType="end"/>
      </w:r>
      <w:ins w:id="85" w:author="José Manuel Aburto" w:date="2018-05-04T14:44:00Z">
        <w:r w:rsidR="005066C7" w:rsidRPr="005066C7">
          <w:rPr>
            <w:rFonts w:cstheme="minorHAnsi"/>
            <w:sz w:val="24"/>
            <w:szCs w:val="24"/>
          </w:rPr>
          <w:t xml:space="preserve"> Thus, if the Mexican health system does not have proper interventions to handle the mental health needs of the population, an increase in suicides might be observed in the future</w:t>
        </w:r>
      </w:ins>
      <w:ins w:id="86" w:author="José Manuel Aburto" w:date="2018-05-04T14:45:00Z">
        <w:r w:rsidR="005066C7">
          <w:rPr>
            <w:rFonts w:cstheme="minorHAnsi"/>
            <w:sz w:val="24"/>
            <w:szCs w:val="24"/>
          </w:rPr>
          <w:t>.</w:t>
        </w:r>
      </w:ins>
    </w:p>
    <w:p w14:paraId="15AABDE9" w14:textId="46893FE6" w:rsidR="00DC0FD5" w:rsidRPr="000705D0"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48299311" w14:textId="2F665CB5" w:rsidR="00DC0FD5" w:rsidRPr="000705D0"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The population aged 50-84 shows the largest low mortality benchmark gap in both females and males. Out of 35 livable years in this age group, females lived on average 28.6 years and males 26.5 in 2015 without any clear improvement in the 26 years since 1990. Even the low mortality benchmark itself shows a downward trend for males and females (Figure 1). Moreover, this age group exhibits the highest inequality between states in the last 26 years. Our results show that causes of death holding states back from the low mortality benchmark vary between regions. Causes amenable to medical service showed gradual improvements in almost every state since 1990. However, in some states of the northern region such as Baja California, Sonora, and Chihuahua, these causes of death still show large room for improvements among older adults. Diabetes, Ischemic Heart Diseases (IHD) and cirrhosis account for the majority of the gap with the benchmark mortality with large regional differences. For example, IHD is mostly concentrated in the North (Figure 4), while cirrhosis and diabetes show a stronger impact in the central and southern regions. These results are supported by previous evidence documenting an increase in adult mortality rates from chronic kidney disease, diabetes</w:t>
      </w:r>
      <w:r w:rsidR="00213F7B" w:rsidRPr="000705D0">
        <w:rPr>
          <w:rFonts w:cstheme="minorHAnsi"/>
          <w:sz w:val="24"/>
          <w:szCs w:val="24"/>
        </w:rPr>
        <w:t>,</w:t>
      </w:r>
      <w:r w:rsidRPr="000705D0">
        <w:rPr>
          <w:rFonts w:cstheme="minorHAnsi"/>
          <w:sz w:val="24"/>
          <w:szCs w:val="24"/>
        </w:rPr>
        <w:t xml:space="preserve"> and cirrhosis since 2000</w:t>
      </w:r>
      <w:r w:rsidR="000705D0" w:rsidRPr="000705D0">
        <w:rPr>
          <w:rFonts w:cstheme="minorHAnsi"/>
          <w:sz w:val="24"/>
          <w:szCs w:val="24"/>
        </w:rPr>
        <w:t>.</w:t>
      </w:r>
      <w:r w:rsidRPr="000705D0">
        <w:rPr>
          <w:rFonts w:cstheme="minorHAnsi"/>
          <w:sz w:val="24"/>
          <w:szCs w:val="24"/>
        </w:rPr>
        <w:fldChar w:fldCharType="begin"/>
      </w:r>
      <w:r w:rsidR="0075177B">
        <w:rPr>
          <w:rFonts w:cstheme="minorHAnsi"/>
          <w:sz w:val="24"/>
          <w:szCs w:val="24"/>
        </w:rPr>
        <w:instrText xml:space="preserve"> ADDIN EN.CITE &lt;EndNote&gt;&lt;Cite&gt;&lt;Author&gt;Gómez-Dantés&lt;/Author&gt;&lt;Year&gt;2016&lt;/Year&gt;&lt;RecNum&gt;20&lt;/RecNum&gt;&lt;DisplayText&gt;&lt;style face="superscript"&gt;16&lt;/style&gt;&lt;/DisplayText&gt;&lt;record&gt;&lt;rec-number&gt;20&lt;/rec-number&gt;&lt;foreign-keys&gt;&lt;key app="EN" db-id="2drptdvw2z50v6eazt65rd5ztfwzpewt2at9" timestamp="1515177960"&gt;20&lt;/key&gt;&lt;/foreign-keys&gt;&lt;ref-type name="Journal Article"&gt;17&lt;/ref-type&gt;&lt;contributors&gt;&lt;authors&gt;&lt;author&gt;Gómez-Dantés, Héctor&lt;/author&gt;&lt;author&gt;Fullman, Nancy&lt;/author&gt;&lt;author&gt;Lamadrid-Figueroa, Héctor&lt;/author&gt;&lt;author&gt;Cahuana-Hurtado, Lucero&lt;/author&gt;&lt;author&gt;Darney, Blair&lt;/author&gt;&lt;author&gt;Avila-Burgos, Leticia&lt;/author&gt;&lt;author&gt;Correa-Rotter, Ricardo&lt;/author&gt;&lt;author&gt;Rivera, Juan A&lt;/author&gt;&lt;author&gt;Barquera, Simon&lt;/author&gt;&lt;author&gt;González-Pier, Eduardo&lt;/author&gt;&lt;/authors&gt;&lt;/contributors&gt;&lt;titles&gt;&lt;title&gt;Dissonant health transition in the states of Mexico, 1990–2013: a systematic analysis for the Global Burden of Disease Study 2013&lt;/title&gt;&lt;secondary-title&gt;The Lancet&lt;/secondary-title&gt;&lt;/titles&gt;&lt;periodical&gt;&lt;full-title&gt;The Lancet&lt;/full-title&gt;&lt;/periodical&gt;&lt;pages&gt;2386-2402&lt;/pages&gt;&lt;volume&gt;388&lt;/volume&gt;&lt;number&gt;10058&lt;/number&gt;&lt;dates&gt;&lt;year&gt;2016&lt;/year&gt;&lt;/dates&gt;&lt;isbn&gt;0140-6736&lt;/isbn&gt;&lt;urls&gt;&lt;/urls&gt;&lt;/record&gt;&lt;/Cite&gt;&lt;/EndNote&gt;</w:instrText>
      </w:r>
      <w:r w:rsidRPr="000705D0">
        <w:rPr>
          <w:rFonts w:cstheme="minorHAnsi"/>
          <w:sz w:val="24"/>
          <w:szCs w:val="24"/>
        </w:rPr>
        <w:fldChar w:fldCharType="separate"/>
      </w:r>
      <w:r w:rsidR="0075177B" w:rsidRPr="0075177B">
        <w:rPr>
          <w:rFonts w:cstheme="minorHAnsi"/>
          <w:noProof/>
          <w:sz w:val="24"/>
          <w:szCs w:val="24"/>
          <w:vertAlign w:val="superscript"/>
        </w:rPr>
        <w:t>16</w:t>
      </w:r>
      <w:r w:rsidRPr="000705D0">
        <w:rPr>
          <w:rFonts w:cstheme="minorHAnsi"/>
          <w:sz w:val="24"/>
          <w:szCs w:val="24"/>
        </w:rPr>
        <w:fldChar w:fldCharType="end"/>
      </w:r>
      <w:r w:rsidRPr="000705D0">
        <w:rPr>
          <w:rFonts w:cstheme="minorHAnsi"/>
          <w:sz w:val="24"/>
          <w:szCs w:val="24"/>
        </w:rPr>
        <w:t xml:space="preserve"> Lung cancer and homicides had a lower impact on life expectancy for this age group, and both are higher in the northern part of the country. </w:t>
      </w:r>
    </w:p>
    <w:p w14:paraId="1A652AB1" w14:textId="77777777" w:rsidR="00DC0FD5" w:rsidRPr="000705D0"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432D6031" w14:textId="3A77BBC3" w:rsidR="00DC0FD5" w:rsidRPr="000705D0"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rPr>
      </w:pPr>
      <w:r w:rsidRPr="000705D0">
        <w:rPr>
          <w:rFonts w:cstheme="minorHAnsi"/>
          <w:b/>
          <w:sz w:val="24"/>
          <w:szCs w:val="24"/>
        </w:rPr>
        <w:t>Strengths and limitations of the study</w:t>
      </w:r>
    </w:p>
    <w:p w14:paraId="1E6B0CC5" w14:textId="7E2435E1" w:rsidR="007B0D10" w:rsidRPr="000705D0" w:rsidRDefault="007B0D10"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 xml:space="preserve">The methodology we performed enables to measure the impact of medically amenable mortality and behavior-related mortality on life expectancy relative to a low mortality benchmark in three large age groups. It allows to analyze patterns in life expectancy for different age groups over time and simultaneously account for changes in causes of death and inequality between populations that have undergone major social and public health transitions. Therefore, it is imperative to consider the effect of different causes of death to estimate the effectiveness of public health and policy interventions. </w:t>
      </w:r>
    </w:p>
    <w:p w14:paraId="332332DD" w14:textId="77777777" w:rsidR="007B0D10" w:rsidRPr="000705D0" w:rsidRDefault="007B0D10"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rPr>
      </w:pPr>
    </w:p>
    <w:p w14:paraId="4F161ECA" w14:textId="1AF867FB" w:rsidR="00F737D7" w:rsidRPr="000705D0" w:rsidRDefault="007B0D10"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 xml:space="preserve">The limitations of our study should be mentioned. First, </w:t>
      </w:r>
      <w:r w:rsidR="00F737D7" w:rsidRPr="000705D0">
        <w:rPr>
          <w:rFonts w:cstheme="minorHAnsi"/>
          <w:sz w:val="24"/>
          <w:szCs w:val="24"/>
        </w:rPr>
        <w:t xml:space="preserve">Mortality data from Mexico are </w:t>
      </w:r>
      <w:r w:rsidR="00DC0FD5" w:rsidRPr="000705D0">
        <w:rPr>
          <w:rFonts w:cstheme="minorHAnsi"/>
          <w:sz w:val="24"/>
          <w:szCs w:val="24"/>
        </w:rPr>
        <w:t>likely to present inaccuracies in cause</w:t>
      </w:r>
      <w:r w:rsidR="00F737D7" w:rsidRPr="000705D0">
        <w:rPr>
          <w:rFonts w:cstheme="minorHAnsi"/>
          <w:sz w:val="24"/>
          <w:szCs w:val="24"/>
        </w:rPr>
        <w:t xml:space="preserve">-of-death classification due to </w:t>
      </w:r>
      <w:r w:rsidR="00DC0FD5" w:rsidRPr="000705D0">
        <w:rPr>
          <w:rFonts w:cstheme="minorHAnsi"/>
          <w:sz w:val="24"/>
          <w:szCs w:val="24"/>
        </w:rPr>
        <w:t>comorbidities, particularly at older ages</w:t>
      </w:r>
      <w:r w:rsidR="000705D0" w:rsidRPr="000705D0">
        <w:rPr>
          <w:rFonts w:cstheme="minorHAnsi"/>
          <w:sz w:val="24"/>
          <w:szCs w:val="24"/>
        </w:rPr>
        <w:t>.</w:t>
      </w:r>
      <w:r w:rsidR="009B7AE8" w:rsidRPr="00614C75">
        <w:rPr>
          <w:rFonts w:cstheme="minorHAnsi"/>
          <w:noProof/>
          <w:sz w:val="24"/>
          <w:szCs w:val="24"/>
          <w:vertAlign w:val="superscript"/>
        </w:rPr>
        <w:fldChar w:fldCharType="begin"/>
      </w:r>
      <w:r w:rsidR="008E53A2" w:rsidRPr="00614C75">
        <w:rPr>
          <w:rFonts w:cstheme="minorHAnsi"/>
          <w:noProof/>
          <w:sz w:val="24"/>
          <w:szCs w:val="24"/>
          <w:vertAlign w:val="superscript"/>
        </w:rPr>
        <w:instrText xml:space="preserve"> ADDIN EN.CITE &lt;EndNote&gt;&lt;Cite&gt;&lt;Author&gt;Hernández&lt;/Author&gt;&lt;Year&gt;2011&lt;/Year&gt;&lt;RecNum&gt;35&lt;/RecNum&gt;&lt;DisplayText&gt;&lt;style face="superscript"&gt;36&lt;/style&gt;&lt;/DisplayText&gt;&lt;record&gt;&lt;rec-number&gt;35&lt;/rec-number&gt;&lt;foreign-keys&gt;&lt;key app="EN" db-id="2drptdvw2z50v6eazt65rd5ztfwzpewt2at9" timestamp="1515178004"&gt;35&lt;/key&gt;&lt;/foreign-keys&gt;&lt;ref-type name="Journal Article"&gt;17&lt;/ref-type&gt;&lt;contributors&gt;&lt;authors&gt;&lt;author&gt;Hernández, Bernardo&lt;/author&gt;&lt;author&gt;Ramírez-Villalobos, Dolores&lt;/author&gt;&lt;author&gt;Romero, Minerva&lt;/author&gt;&lt;author&gt;Gómez, Sara&lt;/author&gt;&lt;author&gt;Atkinson, Charles&lt;/author&gt;&lt;author&gt;Lozano, Rafael&lt;/author&gt;&lt;/authors&gt;&lt;/contributors&gt;&lt;titles&gt;&lt;title&gt;Assessing quality of medical death certification: concordance between gold standard diagnosis and underlying cause of death in selected Mexican hospitals&lt;/title&gt;&lt;secondary-title&gt;Population health metrics&lt;/secondary-title&gt;&lt;/titles&gt;&lt;periodical&gt;&lt;full-title&gt;Population health metrics&lt;/full-title&gt;&lt;/periodical&gt;&lt;pages&gt;38&lt;/pages&gt;&lt;volume&gt;9&lt;/volume&gt;&lt;number&gt;1&lt;/number&gt;&lt;dates&gt;&lt;year&gt;2011&lt;/year&gt;&lt;/dates&gt;&lt;isbn&gt;1478-7954&lt;/isbn&gt;&lt;urls&gt;&lt;/urls&gt;&lt;/record&gt;&lt;/Cite&gt;&lt;/EndNote&gt;</w:instrText>
      </w:r>
      <w:r w:rsidR="009B7AE8" w:rsidRPr="00614C75">
        <w:rPr>
          <w:rFonts w:cstheme="minorHAnsi"/>
          <w:noProof/>
          <w:sz w:val="24"/>
          <w:szCs w:val="24"/>
          <w:vertAlign w:val="superscript"/>
        </w:rPr>
        <w:fldChar w:fldCharType="separate"/>
      </w:r>
      <w:r w:rsidR="008E53A2" w:rsidRPr="00614C75">
        <w:rPr>
          <w:rFonts w:cstheme="minorHAnsi"/>
          <w:noProof/>
          <w:sz w:val="24"/>
          <w:szCs w:val="24"/>
          <w:vertAlign w:val="superscript"/>
        </w:rPr>
        <w:t>36</w:t>
      </w:r>
      <w:r w:rsidR="009B7AE8" w:rsidRPr="00614C75">
        <w:rPr>
          <w:rFonts w:cstheme="minorHAnsi"/>
          <w:noProof/>
          <w:sz w:val="24"/>
          <w:szCs w:val="24"/>
          <w:vertAlign w:val="superscript"/>
        </w:rPr>
        <w:fldChar w:fldCharType="end"/>
      </w:r>
      <w:r w:rsidR="00F737D7" w:rsidRPr="000705D0">
        <w:rPr>
          <w:rFonts w:cstheme="minorHAnsi"/>
          <w:sz w:val="24"/>
          <w:szCs w:val="24"/>
        </w:rPr>
        <w:t xml:space="preserve"> To mitigate this, </w:t>
      </w:r>
      <w:r w:rsidR="00DC0FD5" w:rsidRPr="000705D0">
        <w:rPr>
          <w:rFonts w:cstheme="minorHAnsi"/>
          <w:sz w:val="24"/>
          <w:szCs w:val="24"/>
        </w:rPr>
        <w:t>we focus on ages below 85 and b</w:t>
      </w:r>
      <w:r w:rsidR="00F737D7" w:rsidRPr="000705D0">
        <w:rPr>
          <w:rFonts w:cstheme="minorHAnsi"/>
          <w:sz w:val="24"/>
          <w:szCs w:val="24"/>
        </w:rPr>
        <w:t>road groups of causes of death.</w:t>
      </w:r>
      <w:r w:rsidR="009677DB" w:rsidRPr="000705D0">
        <w:rPr>
          <w:rFonts w:cstheme="minorHAnsi"/>
          <w:sz w:val="24"/>
          <w:szCs w:val="24"/>
        </w:rPr>
        <w:t xml:space="preserve"> In addition, road traffic accidents and homicides </w:t>
      </w:r>
      <w:r w:rsidR="00213F7B" w:rsidRPr="000705D0">
        <w:rPr>
          <w:rFonts w:cstheme="minorHAnsi"/>
          <w:sz w:val="24"/>
          <w:szCs w:val="24"/>
        </w:rPr>
        <w:t>may</w:t>
      </w:r>
      <w:r w:rsidR="009677DB" w:rsidRPr="000705D0">
        <w:rPr>
          <w:rFonts w:cstheme="minorHAnsi"/>
          <w:sz w:val="24"/>
          <w:szCs w:val="24"/>
        </w:rPr>
        <w:t xml:space="preserve"> happen </w:t>
      </w:r>
      <w:r w:rsidR="00213F7B" w:rsidRPr="000705D0">
        <w:rPr>
          <w:rFonts w:cstheme="minorHAnsi"/>
          <w:sz w:val="24"/>
          <w:szCs w:val="24"/>
        </w:rPr>
        <w:t xml:space="preserve">not </w:t>
      </w:r>
      <w:r w:rsidR="009677DB" w:rsidRPr="000705D0">
        <w:rPr>
          <w:rFonts w:cstheme="minorHAnsi"/>
          <w:sz w:val="24"/>
          <w:szCs w:val="24"/>
        </w:rPr>
        <w:t>in the place of residence but in another state, which might cause differences in state specific mortality.</w:t>
      </w:r>
      <w:r w:rsidR="00F737D7" w:rsidRPr="000705D0">
        <w:rPr>
          <w:rFonts w:cstheme="minorHAnsi"/>
          <w:sz w:val="24"/>
          <w:szCs w:val="24"/>
        </w:rPr>
        <w:t xml:space="preserve"> </w:t>
      </w:r>
      <w:r w:rsidR="009677DB" w:rsidRPr="000705D0">
        <w:rPr>
          <w:rFonts w:cstheme="minorHAnsi"/>
          <w:sz w:val="24"/>
          <w:szCs w:val="24"/>
        </w:rPr>
        <w:t>Moreover, o</w:t>
      </w:r>
      <w:r w:rsidR="00DC0FD5" w:rsidRPr="000705D0">
        <w:rPr>
          <w:rFonts w:cstheme="minorHAnsi"/>
          <w:sz w:val="24"/>
          <w:szCs w:val="24"/>
        </w:rPr>
        <w:t>ur estimates regarding homi</w:t>
      </w:r>
      <w:r w:rsidR="00F737D7" w:rsidRPr="000705D0">
        <w:rPr>
          <w:rFonts w:cstheme="minorHAnsi"/>
          <w:sz w:val="24"/>
          <w:szCs w:val="24"/>
        </w:rPr>
        <w:t xml:space="preserve">cide mortality are likely to be </w:t>
      </w:r>
      <w:r w:rsidR="00DC0FD5" w:rsidRPr="000705D0">
        <w:rPr>
          <w:rFonts w:cstheme="minorHAnsi"/>
          <w:sz w:val="24"/>
          <w:szCs w:val="24"/>
        </w:rPr>
        <w:t>underestimated</w:t>
      </w:r>
      <w:bookmarkStart w:id="87" w:name="_GoBack"/>
      <w:bookmarkEnd w:id="87"/>
      <w:r w:rsidR="00DC0FD5" w:rsidRPr="000705D0">
        <w:rPr>
          <w:rFonts w:cstheme="minorHAnsi"/>
          <w:sz w:val="24"/>
          <w:szCs w:val="24"/>
        </w:rPr>
        <w:t xml:space="preserve"> due to inaccurate practices regarding counting, repo</w:t>
      </w:r>
      <w:r w:rsidR="00F737D7" w:rsidRPr="000705D0">
        <w:rPr>
          <w:rFonts w:cstheme="minorHAnsi"/>
          <w:sz w:val="24"/>
          <w:szCs w:val="24"/>
        </w:rPr>
        <w:t xml:space="preserve">rting, </w:t>
      </w:r>
      <w:r w:rsidR="00DC0FD5" w:rsidRPr="000705D0">
        <w:rPr>
          <w:rFonts w:cstheme="minorHAnsi"/>
          <w:sz w:val="24"/>
          <w:szCs w:val="24"/>
        </w:rPr>
        <w:t>and due to the large number of missing</w:t>
      </w:r>
      <w:r w:rsidR="00F737D7" w:rsidRPr="000705D0">
        <w:rPr>
          <w:rFonts w:cstheme="minorHAnsi"/>
          <w:sz w:val="24"/>
          <w:szCs w:val="24"/>
        </w:rPr>
        <w:t xml:space="preserve"> individuals in Mexico</w:t>
      </w:r>
      <w:r w:rsidR="000705D0" w:rsidRPr="000705D0">
        <w:rPr>
          <w:rFonts w:cstheme="minorHAnsi"/>
          <w:sz w:val="24"/>
          <w:szCs w:val="24"/>
        </w:rPr>
        <w:t>.</w:t>
      </w:r>
      <w:r w:rsidR="009B7AE8" w:rsidRPr="009F13AF">
        <w:rPr>
          <w:rFonts w:cstheme="minorHAnsi"/>
          <w:sz w:val="24"/>
          <w:szCs w:val="24"/>
          <w:vertAlign w:val="superscript"/>
        </w:rPr>
        <w:fldChar w:fldCharType="begin"/>
      </w:r>
      <w:r w:rsidR="008E53A2" w:rsidRPr="009F13AF">
        <w:rPr>
          <w:rFonts w:cstheme="minorHAnsi"/>
          <w:sz w:val="24"/>
          <w:szCs w:val="24"/>
          <w:vertAlign w:val="superscript"/>
        </w:rPr>
        <w:instrText xml:space="preserve"> ADDIN EN.CITE &lt;EndNote&gt;&lt;Cite&gt;&lt;Author&gt;Steinberg&lt;/Author&gt;&lt;Year&gt;2011&lt;/Year&gt;&lt;RecNum&gt;36&lt;/RecNum&gt;&lt;DisplayText&gt;&lt;style face="superscript"&gt;37 38&lt;/style&gt;&lt;/DisplayText&gt;&lt;record&gt;&lt;rec-number&gt;36&lt;/rec-number&gt;&lt;foreign-keys&gt;&lt;key app="EN" db-id="2drptdvw2z50v6eazt65rd5ztfwzpewt2at9" timestamp="1515178095"&gt;36&lt;/key&gt;&lt;/foreign-keys&gt;&lt;ref-type name="Book"&gt;6&lt;/ref-type&gt;&lt;contributors&gt;&lt;authors&gt;&lt;author&gt;Steinberg, Nik&lt;/author&gt;&lt;/authors&gt;&lt;/contributors&gt;&lt;titles&gt;&lt;title&gt;Neither Rights Nor Security: Killings, Torture, and Disappearances in Mexico&amp;apos;s War on Drugs&lt;/title&gt;&lt;/titles&gt;&lt;dates&gt;&lt;year&gt;2011&lt;/year&gt;&lt;/dates&gt;&lt;publisher&gt;Human Rights Watch&lt;/publisher&gt;&lt;urls&gt;&lt;/urls&gt;&lt;/record&gt;&lt;/Cite&gt;&lt;Cite&gt;&lt;Author&gt;Steinberg&lt;/Author&gt;&lt;Year&gt;2011&lt;/Year&gt;&lt;RecNum&gt;36&lt;/RecNum&gt;&lt;record&gt;&lt;rec-number&gt;36&lt;/rec-number&gt;&lt;foreign-keys&gt;&lt;key app="EN" db-id="2drptdvw2z50v6eazt65rd5ztfwzpewt2at9" timestamp="1515178095"&gt;36&lt;/key&gt;&lt;/foreign-keys&gt;&lt;ref-type name="Book"&gt;6&lt;/ref-type&gt;&lt;contributors&gt;&lt;authors&gt;&lt;author&gt;Steinberg, Nik&lt;/author&gt;&lt;/authors&gt;&lt;/contributors&gt;&lt;titles&gt;&lt;title&gt;Neither Rights Nor Security: Killings, Torture, and Disappearances in Mexico&amp;apos;s War on Drugs&lt;/title&gt;&lt;/titles&gt;&lt;dates&gt;&lt;year&gt;2011&lt;/year&gt;&lt;/dates&gt;&lt;publisher&gt;Human Rights Watch&lt;/publisher&gt;&lt;urls&gt;&lt;/urls&gt;&lt;/record&gt;&lt;/Cite&gt;&lt;Cite&gt;&lt;Author&gt;Wright&lt;/Author&gt;&lt;Year&gt;2017&lt;/Year&gt;&lt;RecNum&gt;32&lt;/RecNum&gt;&lt;record&gt;&lt;rec-number&gt;32&lt;/rec-number&gt;&lt;foreign-keys&gt;&lt;key app="EN" db-id="2drptdvw2z50v6eazt65rd5ztfwzpewt2at9" timestamp="1515177961"&gt;32&lt;/key&gt;&lt;/foreign-keys&gt;&lt;ref-type name="Journal Article"&gt;17&lt;/ref-type&gt;&lt;contributors&gt;&lt;authors&gt;&lt;author&gt;Wright, Melissa W&lt;/author&gt;&lt;/authors&gt;&lt;/contributors&gt;&lt;titles&gt;&lt;title&gt;Epistemological Ignorances and Fighting for the Disappeared: Lessons from Mexico&lt;/title&gt;&lt;secondary-title&gt;Antipode&lt;/secondary-title&gt;&lt;/titles&gt;&lt;periodical&gt;&lt;full-title&gt;Antipode&lt;/full-title&gt;&lt;/periodical&gt;&lt;pages&gt;249-269&lt;/pages&gt;&lt;volume&gt;49&lt;/volume&gt;&lt;number&gt;1&lt;/number&gt;&lt;dates&gt;&lt;year&gt;2017&lt;/year&gt;&lt;/dates&gt;&lt;isbn&gt;1467-8330&lt;/isbn&gt;&lt;urls&gt;&lt;/urls&gt;&lt;/record&gt;&lt;/Cite&gt;&lt;/EndNote&gt;</w:instrText>
      </w:r>
      <w:r w:rsidR="009B7AE8" w:rsidRPr="009F13AF">
        <w:rPr>
          <w:rFonts w:cstheme="minorHAnsi"/>
          <w:sz w:val="24"/>
          <w:szCs w:val="24"/>
          <w:vertAlign w:val="superscript"/>
        </w:rPr>
        <w:fldChar w:fldCharType="separate"/>
      </w:r>
      <w:r w:rsidR="008E53A2" w:rsidRPr="009F13AF">
        <w:rPr>
          <w:rFonts w:cstheme="minorHAnsi"/>
          <w:sz w:val="24"/>
          <w:szCs w:val="24"/>
          <w:vertAlign w:val="superscript"/>
        </w:rPr>
        <w:t>37 38</w:t>
      </w:r>
      <w:r w:rsidR="009B7AE8" w:rsidRPr="009F13AF">
        <w:rPr>
          <w:rFonts w:cstheme="minorHAnsi"/>
          <w:sz w:val="24"/>
          <w:szCs w:val="24"/>
          <w:vertAlign w:val="superscript"/>
        </w:rPr>
        <w:fldChar w:fldCharType="end"/>
      </w:r>
      <w:r w:rsidR="009677DB" w:rsidRPr="000705D0">
        <w:rPr>
          <w:rFonts w:cstheme="minorHAnsi"/>
          <w:sz w:val="24"/>
          <w:szCs w:val="24"/>
        </w:rPr>
        <w:t xml:space="preserve"> Similarly, in 1997 a </w:t>
      </w:r>
      <w:r w:rsidR="00213F7B" w:rsidRPr="000705D0">
        <w:rPr>
          <w:rFonts w:cstheme="minorHAnsi"/>
          <w:sz w:val="24"/>
          <w:szCs w:val="24"/>
        </w:rPr>
        <w:t xml:space="preserve">change </w:t>
      </w:r>
      <w:r w:rsidR="009677DB" w:rsidRPr="000705D0">
        <w:rPr>
          <w:rFonts w:cstheme="minorHAnsi"/>
          <w:sz w:val="24"/>
          <w:szCs w:val="24"/>
        </w:rPr>
        <w:t xml:space="preserve">in </w:t>
      </w:r>
      <w:r w:rsidR="00213F7B" w:rsidRPr="000705D0">
        <w:rPr>
          <w:rFonts w:cstheme="minorHAnsi"/>
          <w:sz w:val="24"/>
          <w:szCs w:val="24"/>
        </w:rPr>
        <w:t xml:space="preserve">diagnosis </w:t>
      </w:r>
      <w:r w:rsidR="009677DB" w:rsidRPr="000705D0">
        <w:rPr>
          <w:rFonts w:cstheme="minorHAnsi"/>
          <w:sz w:val="24"/>
          <w:szCs w:val="24"/>
        </w:rPr>
        <w:t>criterion for diabetes took place, and this could have an impact on trends of mortality caused by diabetes in years adjacent to 1997</w:t>
      </w:r>
      <w:r w:rsidR="000705D0" w:rsidRPr="000705D0">
        <w:rPr>
          <w:rFonts w:cstheme="minorHAnsi"/>
          <w:sz w:val="24"/>
          <w:szCs w:val="24"/>
        </w:rPr>
        <w:t>.</w:t>
      </w:r>
      <w:r w:rsidR="009677DB" w:rsidRPr="00614C75">
        <w:rPr>
          <w:rFonts w:cstheme="minorHAnsi"/>
          <w:sz w:val="24"/>
          <w:szCs w:val="24"/>
          <w:vertAlign w:val="superscript"/>
        </w:rPr>
        <w:fldChar w:fldCharType="begin"/>
      </w:r>
      <w:r w:rsidR="008E53A2" w:rsidRPr="00614C75">
        <w:rPr>
          <w:rFonts w:cstheme="minorHAnsi"/>
          <w:sz w:val="24"/>
          <w:szCs w:val="24"/>
          <w:vertAlign w:val="superscript"/>
        </w:rPr>
        <w:instrText xml:space="preserve"> ADDIN EN.CITE &lt;EndNote&gt;&lt;Cite&gt;&lt;Author&gt;Gavin&lt;/Author&gt;&lt;Year&gt;2003&lt;/Year&gt;&lt;RecNum&gt;44&lt;/RecNum&gt;&lt;DisplayText&gt;&lt;style face="superscript"&gt;39&lt;/style&gt;&lt;/DisplayText&gt;&lt;record&gt;&lt;rec-number&gt;44&lt;/rec-number&gt;&lt;foreign-keys&gt;&lt;key app="EN" db-id="2drptdvw2z50v6eazt65rd5ztfwzpewt2at9" timestamp="1515181192"&gt;44&lt;/key&gt;&lt;/foreign-keys&gt;&lt;ref-type name="Journal Article"&gt;17&lt;/ref-type&gt;&lt;contributors&gt;&lt;authors&gt;&lt;author&gt;Gavin, James R&lt;/author&gt;&lt;author&gt;Alberti, K GMM&lt;/author&gt;&lt;author&gt;Davidson, Mayer B&lt;/author&gt;&lt;author&gt;DeFronzo, Ralph A&lt;/author&gt;&lt;author&gt;Drash, Allan&lt;/author&gt;&lt;author&gt;Gabbe, Steven G&lt;/author&gt;&lt;author&gt;Genuth, Saul&lt;/author&gt;&lt;author&gt;Harris, Maureen I&lt;/author&gt;&lt;author&gt;Kahn, Richard&lt;/author&gt;&lt;author&gt;Keen, Harry&lt;/author&gt;&lt;/authors&gt;&lt;/contributors&gt;&lt;titles&gt;&lt;title&gt;Report of the expert committee on the diagnosis and classification of diabetes mellitus&lt;/title&gt;&lt;secondary-title&gt;Diabetes care&lt;/secondary-title&gt;&lt;/titles&gt;&lt;periodical&gt;&lt;full-title&gt;Diabetes care&lt;/full-title&gt;&lt;/periodical&gt;&lt;volume&gt;26&lt;/volume&gt;&lt;number&gt;SUPPL. 1&lt;/number&gt;&lt;dates&gt;&lt;year&gt;2003&lt;/year&gt;&lt;/dates&gt;&lt;isbn&gt;0149-5992&lt;/isbn&gt;&lt;urls&gt;&lt;/urls&gt;&lt;/record&gt;&lt;/Cite&gt;&lt;/EndNote&gt;</w:instrText>
      </w:r>
      <w:r w:rsidR="009677DB" w:rsidRPr="00614C75">
        <w:rPr>
          <w:rFonts w:cstheme="minorHAnsi"/>
          <w:sz w:val="24"/>
          <w:szCs w:val="24"/>
          <w:vertAlign w:val="superscript"/>
        </w:rPr>
        <w:fldChar w:fldCharType="separate"/>
      </w:r>
      <w:r w:rsidR="008E53A2" w:rsidRPr="00614C75">
        <w:rPr>
          <w:rFonts w:cstheme="minorHAnsi"/>
          <w:sz w:val="24"/>
          <w:szCs w:val="24"/>
          <w:vertAlign w:val="superscript"/>
        </w:rPr>
        <w:t>39</w:t>
      </w:r>
      <w:r w:rsidR="009677DB" w:rsidRPr="00614C75">
        <w:rPr>
          <w:rFonts w:cstheme="minorHAnsi"/>
          <w:sz w:val="24"/>
          <w:szCs w:val="24"/>
          <w:vertAlign w:val="superscript"/>
        </w:rPr>
        <w:fldChar w:fldCharType="end"/>
      </w:r>
      <w:r w:rsidR="000018B9">
        <w:rPr>
          <w:rFonts w:cstheme="minorHAnsi"/>
          <w:sz w:val="24"/>
          <w:szCs w:val="24"/>
        </w:rPr>
        <w:t xml:space="preserve"> </w:t>
      </w:r>
      <w:ins w:id="88" w:author="José Manuel Aburto" w:date="2018-05-04T15:51:00Z">
        <w:r w:rsidR="000018B9">
          <w:rPr>
            <w:rFonts w:cstheme="minorHAnsi"/>
            <w:sz w:val="24"/>
            <w:szCs w:val="24"/>
          </w:rPr>
          <w:t xml:space="preserve">In addition, underreported deaths and ill-defined causes of death could potentially bias our results. </w:t>
        </w:r>
      </w:ins>
      <w:ins w:id="89" w:author="José Manuel Aburto" w:date="2018-05-04T15:52:00Z">
        <w:r w:rsidR="000018B9" w:rsidRPr="000018B9">
          <w:rPr>
            <w:rFonts w:cstheme="minorHAnsi"/>
            <w:sz w:val="24"/>
            <w:szCs w:val="24"/>
          </w:rPr>
          <w:t>Mexico is among the countries with high-quality data according with the Pan American Health Organization’s criteria. Underreported deaths are estimated to be around 0.8%,</w:t>
        </w:r>
      </w:ins>
      <w:r w:rsidR="00207032">
        <w:rPr>
          <w:rFonts w:cstheme="minorHAnsi"/>
          <w:sz w:val="24"/>
          <w:szCs w:val="24"/>
        </w:rPr>
        <w:fldChar w:fldCharType="begin"/>
      </w:r>
      <w:r w:rsidR="00207032">
        <w:rPr>
          <w:rFonts w:cstheme="minorHAnsi"/>
          <w:sz w:val="24"/>
          <w:szCs w:val="24"/>
        </w:rPr>
        <w:instrText xml:space="preserve"> ADDIN EN.CITE &lt;EndNote&gt;&lt;Cite&gt;&lt;Author&gt;Organization&lt;/Author&gt;&lt;Year&gt;2018&lt;/Year&gt;&lt;RecNum&gt;53&lt;/RecNum&gt;&lt;DisplayText&gt;&lt;style face="superscript"&gt;40 41&lt;/style&gt;&lt;/DisplayText&gt;&lt;record&gt;&lt;rec-number&gt;53&lt;/rec-number&gt;&lt;foreign-keys&gt;&lt;key app="EN" db-id="2drptdvw2z50v6eazt65rd5ztfwzpewt2at9" timestamp="1525442157"&gt;53&lt;/key&gt;&lt;/foreign-keys&gt;&lt;ref-type name="Journal Article"&gt;17&lt;/ref-type&gt;&lt;contributors&gt;&lt;authors&gt;&lt;author&gt;World Health Organization&lt;/author&gt;&lt;/authors&gt;&lt;/contributors&gt;&lt;titles&gt;&lt;title&gt;Global health observatory data repository 2018&lt;/title&gt;&lt;secondary-title&gt;Available at who. int/gho/data/node. main A&lt;/secondary-title&gt;&lt;/titles&gt;&lt;periodical&gt;&lt;full-title&gt;Available at who. int/gho/data/node. main A&lt;/full-title&gt;&lt;/periodical&gt;&lt;volume&gt;364&lt;/volume&gt;&lt;dates&gt;&lt;year&gt;2018&lt;/year&gt;&lt;/dates&gt;&lt;urls&gt;&lt;/urls&gt;&lt;/record&gt;&lt;/Cite&gt;&lt;Cite&gt;&lt;Author&gt;Salud&lt;/Author&gt;&lt;Year&gt;2013&lt;/Year&gt;&lt;RecNum&gt;54&lt;/RecNum&gt;&lt;record&gt;&lt;rec-number&gt;54&lt;/rec-number&gt;&lt;foreign-keys&gt;&lt;key app="EN" db-id="2drptdvw2z50v6eazt65rd5ztfwzpewt2at9" timestamp="1525442238"&gt;54&lt;/key&gt;&lt;/foreign-keys&gt;&lt;ref-type name="Generic"&gt;13&lt;/ref-type&gt;&lt;contributors&gt;&lt;authors&gt;&lt;author&gt;Organización Mundial de la Salud&lt;/author&gt;&lt;author&gt;dOrganización Panamericana de la Salud&lt;/author&gt;&lt;/authors&gt;&lt;/contributors&gt;&lt;titles&gt;&lt;title&gt;Enfermedades transmisibles y análisis de salud/información y análisis de Salud: Situación de salud en las Américas: Indicadores Básicos 2013&lt;/title&gt;&lt;/titles&gt;&lt;dates&gt;&lt;year&gt;2013&lt;/year&gt;&lt;/dates&gt;&lt;publisher&gt;OPS Washington^ eD. C DC&lt;/publisher&gt;&lt;urls&gt;&lt;/urls&gt;&lt;/record&gt;&lt;/Cite&gt;&lt;/EndNote&gt;</w:instrText>
      </w:r>
      <w:r w:rsidR="00207032">
        <w:rPr>
          <w:rFonts w:cstheme="minorHAnsi"/>
          <w:sz w:val="24"/>
          <w:szCs w:val="24"/>
        </w:rPr>
        <w:fldChar w:fldCharType="separate"/>
      </w:r>
      <w:r w:rsidR="00207032" w:rsidRPr="00207032">
        <w:rPr>
          <w:rFonts w:cstheme="minorHAnsi"/>
          <w:noProof/>
          <w:sz w:val="24"/>
          <w:szCs w:val="24"/>
          <w:vertAlign w:val="superscript"/>
        </w:rPr>
        <w:t>40 41</w:t>
      </w:r>
      <w:r w:rsidR="00207032">
        <w:rPr>
          <w:rFonts w:cstheme="minorHAnsi"/>
          <w:sz w:val="24"/>
          <w:szCs w:val="24"/>
        </w:rPr>
        <w:fldChar w:fldCharType="end"/>
      </w:r>
      <w:ins w:id="90" w:author="José Manuel Aburto" w:date="2018-05-04T15:52:00Z">
        <w:r w:rsidR="00207032">
          <w:rPr>
            <w:rFonts w:cstheme="minorHAnsi"/>
            <w:sz w:val="24"/>
            <w:szCs w:val="24"/>
          </w:rPr>
          <w:t xml:space="preserve"> </w:t>
        </w:r>
        <w:r w:rsidR="000018B9" w:rsidRPr="000018B9">
          <w:rPr>
            <w:rFonts w:cstheme="minorHAnsi"/>
            <w:sz w:val="24"/>
            <w:szCs w:val="24"/>
          </w:rPr>
          <w:t>while ill-defined causes of death represented 2.1% in the beginning of the century and has decreased to 1.7% more recently.</w:t>
        </w:r>
      </w:ins>
      <w:r w:rsidR="00207032">
        <w:rPr>
          <w:rFonts w:cstheme="minorHAnsi"/>
          <w:sz w:val="24"/>
          <w:szCs w:val="24"/>
        </w:rPr>
        <w:fldChar w:fldCharType="begin"/>
      </w:r>
      <w:r w:rsidR="00207032">
        <w:rPr>
          <w:rFonts w:cstheme="minorHAnsi"/>
          <w:sz w:val="24"/>
          <w:szCs w:val="24"/>
        </w:rPr>
        <w:instrText xml:space="preserve"> ADDIN EN.CITE &lt;EndNote&gt;&lt;Cite&gt;&lt;Author&gt;Organization&lt;/Author&gt;&lt;Year&gt;2018&lt;/Year&gt;&lt;RecNum&gt;53&lt;/RecNum&gt;&lt;DisplayText&gt;&lt;style face="superscript"&gt;40&lt;/style&gt;&lt;/DisplayText&gt;&lt;record&gt;&lt;rec-number&gt;53&lt;/rec-number&gt;&lt;foreign-keys&gt;&lt;key app="EN" db-id="2drptdvw2z50v6eazt65rd5ztfwzpewt2at9" timestamp="1525442157"&gt;53&lt;/key&gt;&lt;/foreign-keys&gt;&lt;ref-type name="Journal Article"&gt;17&lt;/ref-type&gt;&lt;contributors&gt;&lt;authors&gt;&lt;author&gt;World Health Organization&lt;/author&gt;&lt;/authors&gt;&lt;/contributors&gt;&lt;titles&gt;&lt;title&gt;Global health observatory data repository 2018&lt;/title&gt;&lt;secondary-title&gt;Available at who. int/gho/data/node. main A&lt;/secondary-title&gt;&lt;/titles&gt;&lt;periodical&gt;&lt;full-title&gt;Available at who. int/gho/data/node. main A&lt;/full-title&gt;&lt;/periodical&gt;&lt;volume&gt;364&lt;/volume&gt;&lt;dates&gt;&lt;year&gt;2018&lt;/year&gt;&lt;/dates&gt;&lt;urls&gt;&lt;/urls&gt;&lt;/record&gt;&lt;/Cite&gt;&lt;/EndNote&gt;</w:instrText>
      </w:r>
      <w:r w:rsidR="00207032">
        <w:rPr>
          <w:rFonts w:cstheme="minorHAnsi"/>
          <w:sz w:val="24"/>
          <w:szCs w:val="24"/>
        </w:rPr>
        <w:fldChar w:fldCharType="separate"/>
      </w:r>
      <w:r w:rsidR="00207032" w:rsidRPr="00207032">
        <w:rPr>
          <w:rFonts w:cstheme="minorHAnsi"/>
          <w:noProof/>
          <w:sz w:val="24"/>
          <w:szCs w:val="24"/>
          <w:vertAlign w:val="superscript"/>
        </w:rPr>
        <w:t>40</w:t>
      </w:r>
      <w:r w:rsidR="00207032">
        <w:rPr>
          <w:rFonts w:cstheme="minorHAnsi"/>
          <w:sz w:val="24"/>
          <w:szCs w:val="24"/>
        </w:rPr>
        <w:fldChar w:fldCharType="end"/>
      </w:r>
      <w:ins w:id="91" w:author="José Manuel Aburto" w:date="2018-05-04T15:52:00Z">
        <w:r w:rsidR="000018B9">
          <w:rPr>
            <w:rFonts w:cstheme="minorHAnsi"/>
            <w:sz w:val="24"/>
            <w:szCs w:val="24"/>
          </w:rPr>
          <w:t xml:space="preserve"> Therefore, </w:t>
        </w:r>
      </w:ins>
      <w:ins w:id="92" w:author="José Manuel Aburto" w:date="2018-05-04T15:53:00Z">
        <w:r w:rsidR="00207032">
          <w:rPr>
            <w:rFonts w:cstheme="minorHAnsi"/>
            <w:sz w:val="24"/>
            <w:szCs w:val="24"/>
          </w:rPr>
          <w:t xml:space="preserve">we expect our main findings to hold given the small percentages of </w:t>
        </w:r>
        <w:r w:rsidR="00207032">
          <w:rPr>
            <w:rFonts w:cstheme="minorHAnsi"/>
            <w:sz w:val="24"/>
            <w:szCs w:val="24"/>
          </w:rPr>
          <w:lastRenderedPageBreak/>
          <w:t xml:space="preserve">ill-defined and underreported </w:t>
        </w:r>
        <w:r w:rsidR="00207032" w:rsidRPr="00614C75">
          <w:rPr>
            <w:rFonts w:cstheme="minorHAnsi"/>
            <w:sz w:val="24"/>
            <w:szCs w:val="24"/>
          </w:rPr>
          <w:t>deaths.</w:t>
        </w:r>
      </w:ins>
      <w:ins w:id="93" w:author="José Manuel Aburto" w:date="2018-05-08T11:00:00Z">
        <w:r w:rsidR="00614C75" w:rsidRPr="00614C75">
          <w:rPr>
            <w:rFonts w:cstheme="minorHAnsi"/>
            <w:sz w:val="24"/>
            <w:szCs w:val="24"/>
          </w:rPr>
          <w:t xml:space="preserve"> Finally, </w:t>
        </w:r>
      </w:ins>
      <w:ins w:id="94" w:author="José Manuel Aburto" w:date="2018-05-08T11:01:00Z">
        <w:r w:rsidR="00614C75" w:rsidRPr="00614C75">
          <w:rPr>
            <w:rFonts w:cstheme="minorHAnsi"/>
            <w:sz w:val="24"/>
            <w:szCs w:val="24"/>
          </w:rPr>
          <w:t>small population sizes could bias our results</w:t>
        </w:r>
      </w:ins>
      <w:ins w:id="95" w:author="José Manuel Aburto" w:date="2018-05-08T11:02:00Z">
        <w:r w:rsidR="00614C75">
          <w:rPr>
            <w:rFonts w:cstheme="minorHAnsi"/>
            <w:sz w:val="24"/>
            <w:szCs w:val="24"/>
          </w:rPr>
          <w:t xml:space="preserve">. </w:t>
        </w:r>
      </w:ins>
      <w:ins w:id="96" w:author="José Manuel Aburto" w:date="2018-05-08T11:01:00Z">
        <w:r w:rsidR="00614C75" w:rsidRPr="00614C75">
          <w:rPr>
            <w:rFonts w:cstheme="minorHAnsi"/>
            <w:sz w:val="24"/>
            <w:szCs w:val="24"/>
          </w:rPr>
          <w:t>As a robustness check, we calculated Confidence Intervals (95%) for all our estimates of temporary life expectancy, including the benchmark</w:t>
        </w:r>
      </w:ins>
      <w:ins w:id="97" w:author="José Manuel Aburto" w:date="2018-05-08T11:02:00Z">
        <w:r w:rsidR="00614C75">
          <w:rPr>
            <w:rFonts w:cstheme="minorHAnsi"/>
            <w:sz w:val="24"/>
            <w:szCs w:val="24"/>
          </w:rPr>
          <w:t xml:space="preserve"> (Supplementary material), and did not find major differences with our main results.</w:t>
        </w:r>
      </w:ins>
    </w:p>
    <w:p w14:paraId="599723FF" w14:textId="77777777" w:rsidR="00F737D7" w:rsidRPr="000705D0" w:rsidRDefault="00F737D7"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3D281E3F" w14:textId="24409655" w:rsidR="00DC0FD5" w:rsidRPr="000705D0"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Avoidable mortality should be understo</w:t>
      </w:r>
      <w:r w:rsidR="00F737D7" w:rsidRPr="000705D0">
        <w:rPr>
          <w:rFonts w:cstheme="minorHAnsi"/>
          <w:sz w:val="24"/>
          <w:szCs w:val="24"/>
        </w:rPr>
        <w:t xml:space="preserve">od as an indicator of potential </w:t>
      </w:r>
      <w:r w:rsidRPr="000705D0">
        <w:rPr>
          <w:rFonts w:cstheme="minorHAnsi"/>
          <w:sz w:val="24"/>
          <w:szCs w:val="24"/>
        </w:rPr>
        <w:t>weaknesses with respect to health care and some</w:t>
      </w:r>
      <w:r w:rsidR="00F737D7" w:rsidRPr="000705D0">
        <w:rPr>
          <w:rFonts w:cstheme="minorHAnsi"/>
          <w:sz w:val="24"/>
          <w:szCs w:val="24"/>
        </w:rPr>
        <w:t xml:space="preserve"> public health policies and not </w:t>
      </w:r>
      <w:r w:rsidRPr="000705D0">
        <w:rPr>
          <w:rFonts w:cstheme="minorHAnsi"/>
          <w:sz w:val="24"/>
          <w:szCs w:val="24"/>
        </w:rPr>
        <w:t>a</w:t>
      </w:r>
      <w:r w:rsidR="009B7AE8" w:rsidRPr="000705D0">
        <w:rPr>
          <w:rFonts w:cstheme="minorHAnsi"/>
          <w:sz w:val="24"/>
          <w:szCs w:val="24"/>
        </w:rPr>
        <w:t>s a definitive assessment</w:t>
      </w:r>
      <w:r w:rsidR="000705D0" w:rsidRPr="000705D0">
        <w:rPr>
          <w:rFonts w:cstheme="minorHAnsi"/>
          <w:sz w:val="24"/>
          <w:szCs w:val="24"/>
        </w:rPr>
        <w:t>.</w:t>
      </w:r>
      <w:r w:rsidR="009B7AE8" w:rsidRPr="000705D0">
        <w:rPr>
          <w:rFonts w:cstheme="minorHAnsi"/>
          <w:sz w:val="24"/>
          <w:szCs w:val="24"/>
        </w:rPr>
        <w:fldChar w:fldCharType="begin"/>
      </w:r>
      <w:r w:rsidR="00152DE4" w:rsidRPr="000705D0">
        <w:rPr>
          <w:rFonts w:cstheme="minorHAnsi"/>
          <w:sz w:val="24"/>
          <w:szCs w:val="24"/>
        </w:rPr>
        <w:instrText xml:space="preserve"> ADDIN EN.CITE &lt;EndNote&gt;&lt;Cite&gt;&lt;Author&gt;Nolte&lt;/Author&gt;&lt;Year&gt;2008&lt;/Year&gt;&lt;RecNum&gt;10&lt;/RecNum&gt;&lt;DisplayText&gt;&lt;style face="superscript"&gt;10&lt;/style&gt;&lt;/DisplayText&gt;&lt;record&gt;&lt;rec-number&gt;10&lt;/rec-number&gt;&lt;foreign-keys&gt;&lt;key app="EN" db-id="2drptdvw2z50v6eazt65rd5ztfwzpewt2at9" timestamp="1515177958"&gt;10&lt;/key&gt;&lt;/foreign-keys&gt;&lt;ref-type name="Journal Article"&gt;17&lt;/ref-type&gt;&lt;contributors&gt;&lt;authors&gt;&lt;author&gt;Nolte, Ellen&lt;/author&gt;&lt;author&gt;McKee, C Martin&lt;/author&gt;&lt;/authors&gt;&lt;/contributors&gt;&lt;titles&gt;&lt;title&gt;Measuring the health of nations: updating an earlier analysis&lt;/title&gt;&lt;secondary-title&gt;Health affairs&lt;/secondary-title&gt;&lt;/titles&gt;&lt;periodical&gt;&lt;full-title&gt;Health affairs&lt;/full-title&gt;&lt;/periodical&gt;&lt;pages&gt;58-71&lt;/pages&gt;&lt;volume&gt;27&lt;/volume&gt;&lt;number&gt;1&lt;/number&gt;&lt;dates&gt;&lt;year&gt;2008&lt;/year&gt;&lt;/dates&gt;&lt;isbn&gt;0278-2715&lt;/isbn&gt;&lt;urls&gt;&lt;/urls&gt;&lt;/record&gt;&lt;/Cite&gt;&lt;/EndNote&gt;</w:instrText>
      </w:r>
      <w:r w:rsidR="009B7AE8" w:rsidRPr="000705D0">
        <w:rPr>
          <w:rFonts w:cstheme="minorHAnsi"/>
          <w:sz w:val="24"/>
          <w:szCs w:val="24"/>
        </w:rPr>
        <w:fldChar w:fldCharType="separate"/>
      </w:r>
      <w:r w:rsidR="00152DE4" w:rsidRPr="000705D0">
        <w:rPr>
          <w:rFonts w:cstheme="minorHAnsi"/>
          <w:noProof/>
          <w:sz w:val="24"/>
          <w:szCs w:val="24"/>
          <w:vertAlign w:val="superscript"/>
        </w:rPr>
        <w:t>10</w:t>
      </w:r>
      <w:r w:rsidR="009B7AE8" w:rsidRPr="000705D0">
        <w:rPr>
          <w:rFonts w:cstheme="minorHAnsi"/>
          <w:sz w:val="24"/>
          <w:szCs w:val="24"/>
        </w:rPr>
        <w:fldChar w:fldCharType="end"/>
      </w:r>
      <w:r w:rsidRPr="000705D0">
        <w:rPr>
          <w:rFonts w:cstheme="minorHAnsi"/>
          <w:sz w:val="24"/>
          <w:szCs w:val="24"/>
        </w:rPr>
        <w:t xml:space="preserve"> The amount of deaths that should be considered within the avoidable classification is not clear</w:t>
      </w:r>
      <w:r w:rsidR="009B7AE8" w:rsidRPr="000705D0">
        <w:rPr>
          <w:rFonts w:cstheme="minorHAnsi"/>
          <w:sz w:val="24"/>
          <w:szCs w:val="24"/>
        </w:rPr>
        <w:t xml:space="preserve"> </w:t>
      </w:r>
      <w:r w:rsidR="009B7AE8" w:rsidRPr="000705D0">
        <w:rPr>
          <w:rFonts w:cstheme="minorHAnsi"/>
          <w:sz w:val="24"/>
          <w:szCs w:val="24"/>
        </w:rPr>
        <w:fldChar w:fldCharType="begin"/>
      </w:r>
      <w:r w:rsidR="00207032">
        <w:rPr>
          <w:rFonts w:cstheme="minorHAnsi"/>
          <w:sz w:val="24"/>
          <w:szCs w:val="24"/>
        </w:rPr>
        <w:instrText xml:space="preserve"> ADDIN EN.CITE &lt;EndNote&gt;&lt;Cite&gt;&lt;Author&gt;Beltrán-Sánchez&lt;/Author&gt;&lt;Year&gt;2011&lt;/Year&gt;&lt;RecNum&gt;37&lt;/RecNum&gt;&lt;DisplayText&gt;&lt;style face="superscript"&gt;42&lt;/style&gt;&lt;/DisplayText&gt;&lt;record&gt;&lt;rec-number&gt;37&lt;/rec-number&gt;&lt;foreign-keys&gt;&lt;key app="EN" db-id="2drptdvw2z50v6eazt65rd5ztfwzpewt2at9" timestamp="1515178282"&gt;37&lt;/key&gt;&lt;/foreign-keys&gt;&lt;ref-type name="Book Section"&gt;5&lt;/ref-type&gt;&lt;contributors&gt;&lt;authors&gt;&lt;author&gt;Beltrán-Sánchez, Hiram&lt;/author&gt;&lt;/authors&gt;&lt;/contributors&gt;&lt;titles&gt;&lt;title&gt;Avoidable mortality&lt;/title&gt;&lt;secondary-title&gt;International handbook of adult mortality&lt;/secondary-title&gt;&lt;/titles&gt;&lt;pages&gt;491-508&lt;/pages&gt;&lt;dates&gt;&lt;year&gt;2011&lt;/year&gt;&lt;/dates&gt;&lt;publisher&gt;Springer&lt;/publisher&gt;&lt;urls&gt;&lt;/urls&gt;&lt;/record&gt;&lt;/Cite&gt;&lt;/EndNote&gt;</w:instrText>
      </w:r>
      <w:r w:rsidR="009B7AE8" w:rsidRPr="000705D0">
        <w:rPr>
          <w:rFonts w:cstheme="minorHAnsi"/>
          <w:sz w:val="24"/>
          <w:szCs w:val="24"/>
        </w:rPr>
        <w:fldChar w:fldCharType="separate"/>
      </w:r>
      <w:r w:rsidR="00207032" w:rsidRPr="00207032">
        <w:rPr>
          <w:rFonts w:cstheme="minorHAnsi"/>
          <w:noProof/>
          <w:sz w:val="24"/>
          <w:szCs w:val="24"/>
          <w:vertAlign w:val="superscript"/>
        </w:rPr>
        <w:t>42</w:t>
      </w:r>
      <w:r w:rsidR="009B7AE8" w:rsidRPr="000705D0">
        <w:rPr>
          <w:rFonts w:cstheme="minorHAnsi"/>
          <w:sz w:val="24"/>
          <w:szCs w:val="24"/>
        </w:rPr>
        <w:fldChar w:fldCharType="end"/>
      </w:r>
      <w:r w:rsidRPr="000705D0">
        <w:rPr>
          <w:rFonts w:cstheme="minorHAnsi"/>
          <w:sz w:val="24"/>
          <w:szCs w:val="24"/>
        </w:rPr>
        <w:t>. For instance, some researchers consider only 50 percent of heart disease mortality to be avoidable</w:t>
      </w:r>
      <w:r w:rsidR="000705D0" w:rsidRPr="000705D0">
        <w:rPr>
          <w:rFonts w:cstheme="minorHAnsi"/>
          <w:sz w:val="24"/>
          <w:szCs w:val="24"/>
        </w:rPr>
        <w:t>.</w:t>
      </w:r>
      <w:r w:rsidR="009B7AE8" w:rsidRPr="000705D0">
        <w:rPr>
          <w:rFonts w:cstheme="minorHAnsi"/>
          <w:sz w:val="24"/>
          <w:szCs w:val="24"/>
        </w:rPr>
        <w:fldChar w:fldCharType="begin"/>
      </w:r>
      <w:r w:rsidR="00207032">
        <w:rPr>
          <w:rFonts w:cstheme="minorHAnsi"/>
          <w:sz w:val="24"/>
          <w:szCs w:val="24"/>
        </w:rPr>
        <w:instrText xml:space="preserve"> ADDIN EN.CITE &lt;EndNote&gt;&lt;Cite&gt;&lt;Author&gt;Nolte&lt;/Author&gt;&lt;Year&gt;2012&lt;/Year&gt;&lt;RecNum&gt;38&lt;/RecNum&gt;&lt;DisplayText&gt;&lt;style face="superscript"&gt;43 44&lt;/style&gt;&lt;/DisplayText&gt;&lt;record&gt;&lt;rec-number&gt;38&lt;/rec-number&gt;&lt;foreign-keys&gt;&lt;key app="EN" db-id="2drptdvw2z50v6eazt65rd5ztfwzpewt2at9" timestamp="1515178313"&gt;38&lt;/key&gt;&lt;/foreign-keys&gt;&lt;ref-type name="Journal Article"&gt;17&lt;/ref-type&gt;&lt;contributors&gt;&lt;authors&gt;&lt;author&gt;Nolte, Ellen&lt;/author&gt;&lt;author&gt;McKee, C Martin&lt;/author&gt;&lt;/authors&gt;&lt;/contributors&gt;&lt;titles&gt;&lt;title&gt;In amenable mortality—deaths avoidable through health care—progress in the US lags that of three European countries&lt;/title&gt;&lt;secondary-title&gt;Health Affairs&lt;/secondary-title&gt;&lt;/titles&gt;&lt;periodical&gt;&lt;full-title&gt;Health affairs&lt;/full-title&gt;&lt;/periodical&gt;&lt;pages&gt;10.1377/hlthaff. 2011.0851&lt;/pages&gt;&lt;dates&gt;&lt;year&gt;2012&lt;/year&gt;&lt;/dates&gt;&lt;isbn&gt;0278-2715&lt;/isbn&gt;&lt;urls&gt;&lt;/urls&gt;&lt;/record&gt;&lt;/Cite&gt;&lt;Cite&gt;&lt;Author&gt;Holland&lt;/Author&gt;&lt;Year&gt;2003&lt;/Year&gt;&lt;RecNum&gt;39&lt;/RecNum&gt;&lt;record&gt;&lt;rec-number&gt;39&lt;/rec-number&gt;&lt;foreign-keys&gt;&lt;key app="EN" db-id="2drptdvw2z50v6eazt65rd5ztfwzpewt2at9" timestamp="1515178334"&gt;39&lt;/key&gt;&lt;/foreign-keys&gt;&lt;ref-type name="Journal Article"&gt;17&lt;/ref-type&gt;&lt;contributors&gt;&lt;authors&gt;&lt;author&gt;Holland, WW&lt;/author&gt;&lt;/authors&gt;&lt;/contributors&gt;&lt;titles&gt;&lt;title&gt;Commentary: should we not go further than descriptions of avoidable mortality?&lt;/title&gt;&lt;secondary-title&gt;International journal of epidemiology&lt;/secondary-title&gt;&lt;/titles&gt;&lt;periodical&gt;&lt;full-title&gt;International journal of epidemiology&lt;/full-title&gt;&lt;/periodical&gt;&lt;pages&gt;447-448&lt;/pages&gt;&lt;volume&gt;32&lt;/volume&gt;&lt;number&gt;3&lt;/number&gt;&lt;dates&gt;&lt;year&gt;2003&lt;/year&gt;&lt;/dates&gt;&lt;isbn&gt;1464-3685&lt;/isbn&gt;&lt;urls&gt;&lt;/urls&gt;&lt;/record&gt;&lt;/Cite&gt;&lt;/EndNote&gt;</w:instrText>
      </w:r>
      <w:r w:rsidR="009B7AE8" w:rsidRPr="000705D0">
        <w:rPr>
          <w:rFonts w:cstheme="minorHAnsi"/>
          <w:sz w:val="24"/>
          <w:szCs w:val="24"/>
        </w:rPr>
        <w:fldChar w:fldCharType="separate"/>
      </w:r>
      <w:r w:rsidR="00207032" w:rsidRPr="00207032">
        <w:rPr>
          <w:rFonts w:cstheme="minorHAnsi"/>
          <w:noProof/>
          <w:sz w:val="24"/>
          <w:szCs w:val="24"/>
          <w:vertAlign w:val="superscript"/>
        </w:rPr>
        <w:t>43 44</w:t>
      </w:r>
      <w:r w:rsidR="009B7AE8" w:rsidRPr="000705D0">
        <w:rPr>
          <w:rFonts w:cstheme="minorHAnsi"/>
          <w:sz w:val="24"/>
          <w:szCs w:val="24"/>
        </w:rPr>
        <w:fldChar w:fldCharType="end"/>
      </w:r>
      <w:r w:rsidRPr="000705D0">
        <w:rPr>
          <w:rFonts w:cstheme="minorHAnsi"/>
          <w:sz w:val="24"/>
          <w:szCs w:val="24"/>
        </w:rPr>
        <w:t xml:space="preserve"> There is no </w:t>
      </w:r>
      <w:r w:rsidR="009B7AE8" w:rsidRPr="000705D0">
        <w:rPr>
          <w:rFonts w:cstheme="minorHAnsi"/>
          <w:sz w:val="24"/>
          <w:szCs w:val="24"/>
        </w:rPr>
        <w:t>direct i</w:t>
      </w:r>
      <w:r w:rsidR="00F737D7" w:rsidRPr="000705D0">
        <w:rPr>
          <w:rFonts w:cstheme="minorHAnsi"/>
          <w:sz w:val="24"/>
          <w:szCs w:val="24"/>
        </w:rPr>
        <w:t xml:space="preserve">nformation to precisely </w:t>
      </w:r>
      <w:r w:rsidRPr="000705D0">
        <w:rPr>
          <w:rFonts w:cstheme="minorHAnsi"/>
          <w:sz w:val="24"/>
          <w:szCs w:val="24"/>
        </w:rPr>
        <w:t>measure percentages of avoidable mortality within cause gro</w:t>
      </w:r>
      <w:r w:rsidR="00F737D7" w:rsidRPr="000705D0">
        <w:rPr>
          <w:rFonts w:cstheme="minorHAnsi"/>
          <w:sz w:val="24"/>
          <w:szCs w:val="24"/>
        </w:rPr>
        <w:t xml:space="preserve">ups in Mexico. Nonetheless, the </w:t>
      </w:r>
      <w:r w:rsidRPr="000705D0">
        <w:rPr>
          <w:rFonts w:cstheme="minorHAnsi"/>
          <w:sz w:val="24"/>
          <w:szCs w:val="24"/>
        </w:rPr>
        <w:t>difference between a given mortality schedule and</w:t>
      </w:r>
      <w:r w:rsidR="00F737D7" w:rsidRPr="000705D0">
        <w:rPr>
          <w:rFonts w:cstheme="minorHAnsi"/>
          <w:sz w:val="24"/>
          <w:szCs w:val="24"/>
        </w:rPr>
        <w:t xml:space="preserve"> the best mortality schedule of </w:t>
      </w:r>
      <w:r w:rsidRPr="000705D0">
        <w:rPr>
          <w:rFonts w:cstheme="minorHAnsi"/>
          <w:sz w:val="24"/>
          <w:szCs w:val="24"/>
        </w:rPr>
        <w:t xml:space="preserve">the same year can be conceived of as a </w:t>
      </w:r>
      <w:r w:rsidR="00F737D7" w:rsidRPr="000705D0">
        <w:rPr>
          <w:rFonts w:cstheme="minorHAnsi"/>
          <w:sz w:val="24"/>
          <w:szCs w:val="24"/>
        </w:rPr>
        <w:t xml:space="preserve">minimal definition of avoidable </w:t>
      </w:r>
      <w:r w:rsidRPr="000705D0">
        <w:rPr>
          <w:rFonts w:cstheme="minorHAnsi"/>
          <w:sz w:val="24"/>
          <w:szCs w:val="24"/>
        </w:rPr>
        <w:t>mortality. The benchmark mortality schedule sets a lower bound to how much mortality could have been avoided. Certainly, even the best mortality schedule will con</w:t>
      </w:r>
      <w:r w:rsidR="00F737D7" w:rsidRPr="000705D0">
        <w:rPr>
          <w:rFonts w:cstheme="minorHAnsi"/>
          <w:sz w:val="24"/>
          <w:szCs w:val="24"/>
        </w:rPr>
        <w:t xml:space="preserve">tain elements of mortality that </w:t>
      </w:r>
      <w:r w:rsidRPr="000705D0">
        <w:rPr>
          <w:rFonts w:cstheme="minorHAnsi"/>
          <w:sz w:val="24"/>
          <w:szCs w:val="24"/>
        </w:rPr>
        <w:t>most would consider avoidable. To the extent that the components of the</w:t>
      </w:r>
      <w:r w:rsidR="00F737D7" w:rsidRPr="000705D0">
        <w:rPr>
          <w:rFonts w:cstheme="minorHAnsi"/>
          <w:sz w:val="24"/>
          <w:szCs w:val="24"/>
        </w:rPr>
        <w:t xml:space="preserve"> benchmark schedule were indeed </w:t>
      </w:r>
      <w:r w:rsidRPr="000705D0">
        <w:rPr>
          <w:rFonts w:cstheme="minorHAnsi"/>
          <w:sz w:val="24"/>
          <w:szCs w:val="24"/>
        </w:rPr>
        <w:t>attained somewhere in Mexico, on</w:t>
      </w:r>
      <w:r w:rsidR="00F737D7" w:rsidRPr="000705D0">
        <w:rPr>
          <w:rFonts w:cstheme="minorHAnsi"/>
          <w:sz w:val="24"/>
          <w:szCs w:val="24"/>
        </w:rPr>
        <w:t xml:space="preserve">e can view any excess mortality </w:t>
      </w:r>
      <w:r w:rsidRPr="000705D0">
        <w:rPr>
          <w:rFonts w:cstheme="minorHAnsi"/>
          <w:sz w:val="24"/>
          <w:szCs w:val="24"/>
        </w:rPr>
        <w:t>with respect to the benchmark schedule as avoidable. We believe this perspective improves on the AM concept by giving a directly measurable standard against which to estimate avoidable deaths.</w:t>
      </w:r>
    </w:p>
    <w:p w14:paraId="7B85681D" w14:textId="77777777" w:rsidR="00DC0FD5" w:rsidRPr="000705D0"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rPr>
      </w:pPr>
    </w:p>
    <w:p w14:paraId="5A584F4D" w14:textId="685EB7CD" w:rsidR="00DC0FD5" w:rsidRPr="000705D0"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5F88E67C" w14:textId="79B21402" w:rsidR="00DC0FD5" w:rsidRPr="000705D0"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rPr>
      </w:pPr>
      <w:r w:rsidRPr="000705D0">
        <w:rPr>
          <w:rFonts w:cstheme="minorHAnsi"/>
          <w:b/>
          <w:sz w:val="24"/>
          <w:szCs w:val="24"/>
        </w:rPr>
        <w:t>Implications of findings</w:t>
      </w:r>
    </w:p>
    <w:p w14:paraId="3FB68D42" w14:textId="77777777" w:rsidR="00DC0FD5" w:rsidRPr="000705D0"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rPr>
      </w:pPr>
    </w:p>
    <w:p w14:paraId="347AE0F4" w14:textId="5F76A6C7"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Beyond the mortality implications of the rise in homicide, violence has had a toll on perceived vulnerability in the country</w:t>
      </w:r>
      <w:r w:rsidR="000705D0" w:rsidRPr="000705D0">
        <w:rPr>
          <w:rFonts w:cstheme="minorHAnsi"/>
          <w:sz w:val="24"/>
          <w:szCs w:val="24"/>
        </w:rPr>
        <w:t>.</w:t>
      </w:r>
      <w:r w:rsidR="00DC0FD5" w:rsidRPr="000705D0">
        <w:rPr>
          <w:rFonts w:cstheme="minorHAnsi"/>
          <w:sz w:val="24"/>
          <w:szCs w:val="24"/>
        </w:rPr>
        <w:fldChar w:fldCharType="begin"/>
      </w:r>
      <w:r w:rsidR="0075177B">
        <w:rPr>
          <w:rFonts w:cstheme="minorHAnsi"/>
          <w:sz w:val="24"/>
          <w:szCs w:val="24"/>
        </w:rPr>
        <w:instrText xml:space="preserve"> ADDIN EN.CITE &lt;EndNote&gt;&lt;Cite&gt;&lt;Author&gt;Canudas-Romo&lt;/Author&gt;&lt;Year&gt;2017&lt;/Year&gt;&lt;RecNum&gt;33&lt;/RecNum&gt;&lt;DisplayText&gt;&lt;style face="superscript"&gt;15&lt;/style&gt;&lt;/DisplayText&gt;&lt;record&gt;&lt;rec-number&gt;33&lt;/rec-number&gt;&lt;foreign-keys&gt;&lt;key app="EN" db-id="2drptdvw2z50v6eazt65rd5ztfwzpewt2at9" timestamp="1515177961"&gt;33&lt;/key&gt;&lt;/foreign-keys&gt;&lt;ref-type name="Journal Article"&gt;17&lt;/ref-type&gt;&lt;contributors&gt;&lt;authors&gt;&lt;author&gt;Canudas-Romo, Vladimir&lt;/author&gt;&lt;author&gt;Aburto, José Manuel&lt;/author&gt;&lt;author&gt;García-Guerrero, Victor Manuel&lt;/author&gt;&lt;author&gt;Beltrán-Sánchez, Hiram&lt;/author&gt;&lt;/authors&gt;&lt;/contributors&gt;&lt;titles&gt;&lt;title&gt;Mexico&amp;apos;s epidemic of violence and its public health significance on average length of life&lt;/title&gt;&lt;secondary-title&gt;Journal of epidemiology and community health&lt;/secondary-title&gt;&lt;/titles&gt;&lt;periodical&gt;&lt;full-title&gt;Journal of epidemiology and community health&lt;/full-title&gt;&lt;/periodical&gt;&lt;pages&gt;188-193&lt;/pages&gt;&lt;volume&gt;71&lt;/volume&gt;&lt;number&gt;2&lt;/number&gt;&lt;dates&gt;&lt;year&gt;2017&lt;/year&gt;&lt;/dates&gt;&lt;isbn&gt;1470-2738&lt;/isbn&gt;&lt;urls&gt;&lt;/urls&gt;&lt;/record&gt;&lt;/Cite&gt;&lt;/EndNote&gt;</w:instrText>
      </w:r>
      <w:r w:rsidR="00DC0FD5" w:rsidRPr="000705D0">
        <w:rPr>
          <w:rFonts w:cstheme="minorHAnsi"/>
          <w:sz w:val="24"/>
          <w:szCs w:val="24"/>
        </w:rPr>
        <w:fldChar w:fldCharType="separate"/>
      </w:r>
      <w:r w:rsidR="0075177B" w:rsidRPr="0075177B">
        <w:rPr>
          <w:rFonts w:cstheme="minorHAnsi"/>
          <w:noProof/>
          <w:sz w:val="24"/>
          <w:szCs w:val="24"/>
          <w:vertAlign w:val="superscript"/>
        </w:rPr>
        <w:t>15</w:t>
      </w:r>
      <w:r w:rsidR="00DC0FD5" w:rsidRPr="000705D0">
        <w:rPr>
          <w:rFonts w:cstheme="minorHAnsi"/>
          <w:sz w:val="24"/>
          <w:szCs w:val="24"/>
        </w:rPr>
        <w:fldChar w:fldCharType="end"/>
      </w:r>
      <w:r w:rsidRPr="000705D0">
        <w:rPr>
          <w:rFonts w:cstheme="minorHAnsi"/>
          <w:sz w:val="24"/>
          <w:szCs w:val="24"/>
        </w:rPr>
        <w:t xml:space="preserve"> The recent increase in homicides in some states could trigger an increase in the perception of vulnerability, which would result in a higher average lifetime fear in specific states. Although we are not able to link the trends in mortality among young adults in Mexico with specific public policies, some evidence suggests that the propagation of homicide mortality is not only a result of the war between drug cartels, but also because of the implementation of specific policies aimed to mitigate drug cartel operations after 2006</w:t>
      </w:r>
      <w:r w:rsidR="000705D0" w:rsidRPr="000705D0">
        <w:rPr>
          <w:rFonts w:cstheme="minorHAnsi"/>
          <w:sz w:val="24"/>
          <w:szCs w:val="24"/>
        </w:rPr>
        <w:t>.</w:t>
      </w:r>
      <w:r w:rsidR="00DC0FD5" w:rsidRPr="000705D0">
        <w:rPr>
          <w:rFonts w:cstheme="minorHAnsi"/>
          <w:sz w:val="24"/>
          <w:szCs w:val="24"/>
        </w:rPr>
        <w:fldChar w:fldCharType="begin"/>
      </w:r>
      <w:r w:rsidR="00207032">
        <w:rPr>
          <w:rFonts w:cstheme="minorHAnsi"/>
          <w:sz w:val="24"/>
          <w:szCs w:val="24"/>
        </w:rPr>
        <w:instrText xml:space="preserve"> ADDIN EN.CITE &lt;EndNote&gt;&lt;Cite&gt;&lt;Author&gt;Espinal-Enríquez&lt;/Author&gt;&lt;Year&gt;2015&lt;/Year&gt;&lt;RecNum&gt;34&lt;/RecNum&gt;&lt;DisplayText&gt;&lt;style face="superscript"&gt;45&lt;/style&gt;&lt;/DisplayText&gt;&lt;record&gt;&lt;rec-number&gt;34&lt;/rec-number&gt;&lt;foreign-keys&gt;&lt;key app="EN" db-id="2drptdvw2z50v6eazt65rd5ztfwzpewt2at9" timestamp="1515177961"&gt;34&lt;/key&gt;&lt;/foreign-keys&gt;&lt;ref-type name="Journal Article"&gt;17&lt;/ref-type&gt;&lt;contributors&gt;&lt;authors&gt;&lt;author&gt;Espinal-Enríquez, Jesús&lt;/author&gt;&lt;author&gt;Larralde, Hernán&lt;/author&gt;&lt;/authors&gt;&lt;/contributors&gt;&lt;titles&gt;&lt;title&gt;Analysis of México’s Narco-War Network (2007–2011)&lt;/title&gt;&lt;secondary-title&gt;PloS one&lt;/secondary-title&gt;&lt;/titles&gt;&lt;periodical&gt;&lt;full-title&gt;PloS one&lt;/full-title&gt;&lt;/periodical&gt;&lt;pages&gt;e0126503&lt;/pages&gt;&lt;volume&gt;10&lt;/volume&gt;&lt;number&gt;5&lt;/number&gt;&lt;dates&gt;&lt;year&gt;2015&lt;/year&gt;&lt;/dates&gt;&lt;isbn&gt;1932-6203&lt;/isbn&gt;&lt;urls&gt;&lt;/urls&gt;&lt;/record&gt;&lt;/Cite&gt;&lt;/EndNote&gt;</w:instrText>
      </w:r>
      <w:r w:rsidR="00DC0FD5" w:rsidRPr="000705D0">
        <w:rPr>
          <w:rFonts w:cstheme="minorHAnsi"/>
          <w:sz w:val="24"/>
          <w:szCs w:val="24"/>
        </w:rPr>
        <w:fldChar w:fldCharType="separate"/>
      </w:r>
      <w:r w:rsidR="00207032" w:rsidRPr="00207032">
        <w:rPr>
          <w:rFonts w:cstheme="minorHAnsi"/>
          <w:noProof/>
          <w:sz w:val="24"/>
          <w:szCs w:val="24"/>
          <w:vertAlign w:val="superscript"/>
        </w:rPr>
        <w:t>45</w:t>
      </w:r>
      <w:r w:rsidR="00DC0FD5" w:rsidRPr="000705D0">
        <w:rPr>
          <w:rFonts w:cstheme="minorHAnsi"/>
          <w:sz w:val="24"/>
          <w:szCs w:val="24"/>
        </w:rPr>
        <w:fldChar w:fldCharType="end"/>
      </w:r>
      <w:r w:rsidR="009B7AE8" w:rsidRPr="000705D0">
        <w:rPr>
          <w:rFonts w:cstheme="minorHAnsi"/>
          <w:sz w:val="24"/>
          <w:szCs w:val="24"/>
        </w:rPr>
        <w:t xml:space="preserve"> </w:t>
      </w:r>
      <w:r w:rsidRPr="000705D0">
        <w:rPr>
          <w:rFonts w:cstheme="minorHAnsi"/>
          <w:sz w:val="24"/>
          <w:szCs w:val="24"/>
        </w:rPr>
        <w:t>There is no simple way to lessen the impact of homicide mortality, but it is clear that the government has not been able to reduce its burden back to levels observed before 2005. Furthermore, state homicide rates may underestimate the effect of violence in particular localities. For example, Guerrero in the South, has two of the most dangerous cities in the world,</w:t>
      </w:r>
      <w:r w:rsidR="000705D0" w:rsidRPr="000705D0">
        <w:rPr>
          <w:rStyle w:val="EndnoteReference"/>
          <w:rFonts w:cstheme="minorHAnsi"/>
          <w:sz w:val="24"/>
          <w:szCs w:val="24"/>
        </w:rPr>
        <w:endnoteReference w:id="3"/>
      </w:r>
      <w:r w:rsidRPr="000705D0">
        <w:rPr>
          <w:rFonts w:cstheme="minorHAnsi"/>
          <w:sz w:val="24"/>
          <w:szCs w:val="24"/>
        </w:rPr>
        <w:t xml:space="preserve"> but no information is available on the heterogeneity in homicide mortality for the rest of the state.</w:t>
      </w:r>
    </w:p>
    <w:p w14:paraId="6914C66E" w14:textId="77777777"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668F005A" w14:textId="77777777"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170D5D0E" w14:textId="78080D34"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 xml:space="preserve">The fact that in 2015 the older adult population of Mexico could add more than one year of life in every state for males, and in 30 states for females by </w:t>
      </w:r>
      <w:r w:rsidR="009B7AE8" w:rsidRPr="000705D0">
        <w:rPr>
          <w:rFonts w:cstheme="minorHAnsi"/>
          <w:sz w:val="24"/>
          <w:szCs w:val="24"/>
        </w:rPr>
        <w:t>achieving</w:t>
      </w:r>
      <w:r w:rsidRPr="000705D0">
        <w:rPr>
          <w:rFonts w:cstheme="minorHAnsi"/>
          <w:sz w:val="24"/>
          <w:szCs w:val="24"/>
        </w:rPr>
        <w:t xml:space="preserve"> the benchmark mortality levels, underscores vulnerability in these ages. Public health interventions targeting specific causes of death for this age group according to the epidemiological profile of each state would not only increase life expectancy, but it would also forge a path towards more equality between states i</w:t>
      </w:r>
      <w:r w:rsidR="009B7AE8" w:rsidRPr="000705D0">
        <w:rPr>
          <w:rFonts w:cstheme="minorHAnsi"/>
          <w:sz w:val="24"/>
          <w:szCs w:val="24"/>
        </w:rPr>
        <w:t>n health outcomes. More than 50</w:t>
      </w:r>
      <w:r w:rsidRPr="000705D0">
        <w:rPr>
          <w:rFonts w:cstheme="minorHAnsi"/>
          <w:sz w:val="24"/>
          <w:szCs w:val="24"/>
        </w:rPr>
        <w:t>% of the potential gains in life expectancy between ages 50 and 84 are due to avoidable mortality, and to a large extent mortality related to health behaviors</w:t>
      </w:r>
      <w:r w:rsidR="00AD72CA" w:rsidRPr="000705D0">
        <w:rPr>
          <w:rFonts w:cstheme="minorHAnsi"/>
          <w:sz w:val="24"/>
          <w:szCs w:val="24"/>
        </w:rPr>
        <w:t xml:space="preserve"> </w:t>
      </w:r>
      <w:r w:rsidR="00AD72CA" w:rsidRPr="000705D0">
        <w:rPr>
          <w:rFonts w:cstheme="minorHAnsi"/>
          <w:sz w:val="24"/>
          <w:szCs w:val="24"/>
        </w:rPr>
        <w:lastRenderedPageBreak/>
        <w:t>and medically amenable</w:t>
      </w:r>
      <w:r w:rsidR="0002479F" w:rsidRPr="000705D0">
        <w:rPr>
          <w:rFonts w:cstheme="minorHAnsi"/>
          <w:sz w:val="24"/>
          <w:szCs w:val="24"/>
        </w:rPr>
        <w:t xml:space="preserve"> causes</w:t>
      </w:r>
      <w:r w:rsidRPr="000705D0">
        <w:rPr>
          <w:rFonts w:cstheme="minorHAnsi"/>
          <w:sz w:val="24"/>
          <w:szCs w:val="24"/>
        </w:rPr>
        <w:t>. For instance, obesity and overweight, risk factors for diabetes and IHD, have dramatically increased since the 1990s in developing countries because of the consumption of cheap, energy-dense food and reduced physical activities</w:t>
      </w:r>
      <w:r w:rsidR="000705D0" w:rsidRPr="000705D0">
        <w:rPr>
          <w:rFonts w:cstheme="minorHAnsi"/>
          <w:sz w:val="24"/>
          <w:szCs w:val="24"/>
        </w:rPr>
        <w:t>.</w:t>
      </w:r>
      <w:r w:rsidR="009B7AE8" w:rsidRPr="000705D0">
        <w:rPr>
          <w:rFonts w:cstheme="minorHAnsi"/>
          <w:sz w:val="24"/>
          <w:szCs w:val="24"/>
        </w:rPr>
        <w:fldChar w:fldCharType="begin"/>
      </w:r>
      <w:r w:rsidR="00207032">
        <w:rPr>
          <w:rFonts w:cstheme="minorHAnsi"/>
          <w:sz w:val="24"/>
          <w:szCs w:val="24"/>
        </w:rPr>
        <w:instrText xml:space="preserve"> ADDIN EN.CITE &lt;EndNote&gt;&lt;Cite&gt;&lt;Author&gt;Hossain&lt;/Author&gt;&lt;Year&gt;2007&lt;/Year&gt;&lt;RecNum&gt;40&lt;/RecNum&gt;&lt;DisplayText&gt;&lt;style face="superscript"&gt;46&lt;/style&gt;&lt;/DisplayText&gt;&lt;record&gt;&lt;rec-number&gt;40&lt;/rec-number&gt;&lt;foreign-keys&gt;&lt;key app="EN" db-id="2drptdvw2z50v6eazt65rd5ztfwzpewt2at9" timestamp="1515178425"&gt;40&lt;/key&gt;&lt;/foreign-keys&gt;&lt;ref-type name="Journal Article"&gt;17&lt;/ref-type&gt;&lt;contributors&gt;&lt;authors&gt;&lt;author&gt;Hossain, Parvez&lt;/author&gt;&lt;author&gt;Kawar, Bisher&lt;/author&gt;&lt;author&gt;El Nahas, Meguid&lt;/author&gt;&lt;/authors&gt;&lt;/contributors&gt;&lt;titles&gt;&lt;title&gt;Obesity and diabetes in the developing world—a growing challenge&lt;/title&gt;&lt;secondary-title&gt;New England journal of medicine&lt;/secondary-title&gt;&lt;/titles&gt;&lt;periodical&gt;&lt;full-title&gt;New England journal of medicine&lt;/full-title&gt;&lt;/periodical&gt;&lt;pages&gt;213-215&lt;/pages&gt;&lt;volume&gt;356&lt;/volume&gt;&lt;number&gt;3&lt;/number&gt;&lt;dates&gt;&lt;year&gt;2007&lt;/year&gt;&lt;/dates&gt;&lt;isbn&gt;0028-4793&lt;/isbn&gt;&lt;urls&gt;&lt;/urls&gt;&lt;/record&gt;&lt;/Cite&gt;&lt;/EndNote&gt;</w:instrText>
      </w:r>
      <w:r w:rsidR="009B7AE8" w:rsidRPr="000705D0">
        <w:rPr>
          <w:rFonts w:cstheme="minorHAnsi"/>
          <w:sz w:val="24"/>
          <w:szCs w:val="24"/>
        </w:rPr>
        <w:fldChar w:fldCharType="separate"/>
      </w:r>
      <w:r w:rsidR="00207032" w:rsidRPr="00207032">
        <w:rPr>
          <w:rFonts w:cstheme="minorHAnsi"/>
          <w:noProof/>
          <w:sz w:val="24"/>
          <w:szCs w:val="24"/>
          <w:vertAlign w:val="superscript"/>
        </w:rPr>
        <w:t>46</w:t>
      </w:r>
      <w:r w:rsidR="009B7AE8" w:rsidRPr="000705D0">
        <w:rPr>
          <w:rFonts w:cstheme="minorHAnsi"/>
          <w:sz w:val="24"/>
          <w:szCs w:val="24"/>
        </w:rPr>
        <w:fldChar w:fldCharType="end"/>
      </w:r>
      <w:r w:rsidRPr="000705D0">
        <w:rPr>
          <w:rFonts w:cstheme="minorHAnsi"/>
          <w:sz w:val="24"/>
          <w:szCs w:val="24"/>
        </w:rPr>
        <w:t xml:space="preserve"> In this sense, Mexico, along with the USA, has the highest rates of overweight and o</w:t>
      </w:r>
      <w:r w:rsidR="000705D0" w:rsidRPr="000705D0">
        <w:rPr>
          <w:rFonts w:cstheme="minorHAnsi"/>
          <w:sz w:val="24"/>
          <w:szCs w:val="24"/>
        </w:rPr>
        <w:t>besity among all OECD countries</w:t>
      </w:r>
      <w:r w:rsidR="009B7AE8" w:rsidRPr="000705D0">
        <w:rPr>
          <w:rFonts w:cstheme="minorHAnsi"/>
          <w:sz w:val="24"/>
          <w:szCs w:val="24"/>
        </w:rPr>
        <w:fldChar w:fldCharType="begin"/>
      </w:r>
      <w:r w:rsidR="0075177B">
        <w:rPr>
          <w:rFonts w:cstheme="minorHAnsi"/>
          <w:sz w:val="24"/>
          <w:szCs w:val="24"/>
        </w:rPr>
        <w:instrText xml:space="preserve"> ADDIN EN.CITE &lt;EndNote&gt;&lt;Cite&gt;&lt;Author&gt;González-Pier&lt;/Author&gt;&lt;Year&gt;2016&lt;/Year&gt;&lt;RecNum&gt;18&lt;/RecNum&gt;&lt;DisplayText&gt;&lt;style face="superscript"&gt;20&lt;/style&gt;&lt;/DisplayText&gt;&lt;record&gt;&lt;rec-number&gt;18&lt;/rec-number&gt;&lt;foreign-keys&gt;&lt;key app="EN" db-id="2drptdvw2z50v6eazt65rd5ztfwzpewt2at9" timestamp="1515177959"&gt;18&lt;/key&gt;&lt;/foreign-keys&gt;&lt;ref-type name="Journal Article"&gt;17&lt;/ref-type&gt;&lt;contributors&gt;&lt;authors&gt;&lt;author&gt;González-Pier, Eduardo&lt;/author&gt;&lt;author&gt;Barraza-Lloréns, Mariana&lt;/author&gt;&lt;author&gt;Beyeler, Naomi&lt;/author&gt;&lt;author&gt;Jamison, Dean&lt;/author&gt;&lt;author&gt;Knaul, Felicia&lt;/author&gt;&lt;author&gt;Lozano, Rafael&lt;/author&gt;&lt;author&gt;Yamey, Gavin&lt;/author&gt;&lt;author&gt;Sepúlveda, Jaime&lt;/author&gt;&lt;/authors&gt;&lt;/contributors&gt;&lt;titles&gt;&lt;title&gt;Mexico&amp;apos;s path towards the Sustainable Development Goal for health: an assessment of the feasibility of reducing premature mortality by 40% by 2030&lt;/title&gt;&lt;secondary-title&gt;The Lancet Global Health&lt;/secondary-title&gt;&lt;/titles&gt;&lt;periodical&gt;&lt;full-title&gt;The Lancet Global Health&lt;/full-title&gt;&lt;/periodical&gt;&lt;pages&gt;e714-e725&lt;/pages&gt;&lt;volume&gt;4&lt;/volume&gt;&lt;number&gt;10&lt;/number&gt;&lt;dates&gt;&lt;year&gt;2016&lt;/year&gt;&lt;/dates&gt;&lt;isbn&gt;2214-109X&lt;/isbn&gt;&lt;urls&gt;&lt;/urls&gt;&lt;/record&gt;&lt;/Cite&gt;&lt;/EndNote&gt;</w:instrText>
      </w:r>
      <w:r w:rsidR="009B7AE8" w:rsidRPr="000705D0">
        <w:rPr>
          <w:rFonts w:cstheme="minorHAnsi"/>
          <w:sz w:val="24"/>
          <w:szCs w:val="24"/>
        </w:rPr>
        <w:fldChar w:fldCharType="separate"/>
      </w:r>
      <w:r w:rsidR="0075177B" w:rsidRPr="0075177B">
        <w:rPr>
          <w:rFonts w:cstheme="minorHAnsi"/>
          <w:noProof/>
          <w:sz w:val="24"/>
          <w:szCs w:val="24"/>
          <w:vertAlign w:val="superscript"/>
        </w:rPr>
        <w:t>20</w:t>
      </w:r>
      <w:r w:rsidR="009B7AE8" w:rsidRPr="000705D0">
        <w:rPr>
          <w:rFonts w:cstheme="minorHAnsi"/>
          <w:sz w:val="24"/>
          <w:szCs w:val="24"/>
        </w:rPr>
        <w:fldChar w:fldCharType="end"/>
      </w:r>
      <w:r w:rsidR="009B7AE8" w:rsidRPr="000705D0">
        <w:rPr>
          <w:rFonts w:cstheme="minorHAnsi"/>
          <w:sz w:val="24"/>
          <w:szCs w:val="24"/>
        </w:rPr>
        <w:t xml:space="preserve"> </w:t>
      </w:r>
      <w:r w:rsidRPr="000705D0">
        <w:rPr>
          <w:rFonts w:cstheme="minorHAnsi"/>
          <w:sz w:val="24"/>
          <w:szCs w:val="24"/>
        </w:rPr>
        <w:t>and one of the highest in Latin America, along with Chile, El Salvador, Honduras, and Paraguay</w:t>
      </w:r>
      <w:r w:rsidR="000705D0" w:rsidRPr="000705D0">
        <w:rPr>
          <w:rFonts w:cstheme="minorHAnsi"/>
          <w:sz w:val="24"/>
          <w:szCs w:val="24"/>
        </w:rPr>
        <w:t>.</w:t>
      </w:r>
      <w:r w:rsidR="009B7AE8" w:rsidRPr="000705D0">
        <w:rPr>
          <w:rFonts w:cstheme="minorHAnsi"/>
          <w:sz w:val="24"/>
          <w:szCs w:val="24"/>
        </w:rPr>
        <w:fldChar w:fldCharType="begin"/>
      </w:r>
      <w:r w:rsidR="00207032">
        <w:rPr>
          <w:rFonts w:cstheme="minorHAnsi"/>
          <w:sz w:val="24"/>
          <w:szCs w:val="24"/>
        </w:rPr>
        <w:instrText xml:space="preserve"> ADDIN EN.CITE &lt;EndNote&gt;&lt;Cite&gt;&lt;Author&gt;Aschner&lt;/Author&gt;&lt;Year&gt;2016&lt;/Year&gt;&lt;RecNum&gt;41&lt;/RecNum&gt;&lt;DisplayText&gt;&lt;style face="superscript"&gt;47&lt;/style&gt;&lt;/DisplayText&gt;&lt;record&gt;&lt;rec-number&gt;41&lt;/rec-number&gt;&lt;foreign-keys&gt;&lt;key app="EN" db-id="2drptdvw2z50v6eazt65rd5ztfwzpewt2at9" timestamp="1515178500"&gt;41&lt;/key&gt;&lt;/foreign-keys&gt;&lt;ref-type name="Journal Article"&gt;17&lt;/ref-type&gt;&lt;contributors&gt;&lt;authors&gt;&lt;author&gt;Aschner, Pablo&lt;/author&gt;&lt;/authors&gt;&lt;/contributors&gt;&lt;titles&gt;&lt;title&gt;Obesity in Latin America&lt;/title&gt;&lt;secondary-title&gt;Metabolic Syndrome: A Comprehensive Textbook&lt;/secondary-title&gt;&lt;/titles&gt;&lt;periodical&gt;&lt;full-title&gt;Metabolic Syndrome: A Comprehensive Textbook&lt;/full-title&gt;&lt;/periodical&gt;&lt;pages&gt;33-39&lt;/pages&gt;&lt;dates&gt;&lt;year&gt;2016&lt;/year&gt;&lt;/dates&gt;&lt;isbn&gt;3319112503&lt;/isbn&gt;&lt;urls&gt;&lt;/urls&gt;&lt;/record&gt;&lt;/Cite&gt;&lt;/EndNote&gt;</w:instrText>
      </w:r>
      <w:r w:rsidR="009B7AE8" w:rsidRPr="000705D0">
        <w:rPr>
          <w:rFonts w:cstheme="minorHAnsi"/>
          <w:sz w:val="24"/>
          <w:szCs w:val="24"/>
        </w:rPr>
        <w:fldChar w:fldCharType="separate"/>
      </w:r>
      <w:r w:rsidR="00207032" w:rsidRPr="00207032">
        <w:rPr>
          <w:rFonts w:cstheme="minorHAnsi"/>
          <w:noProof/>
          <w:sz w:val="24"/>
          <w:szCs w:val="24"/>
          <w:vertAlign w:val="superscript"/>
        </w:rPr>
        <w:t>47</w:t>
      </w:r>
      <w:r w:rsidR="009B7AE8" w:rsidRPr="000705D0">
        <w:rPr>
          <w:rFonts w:cstheme="minorHAnsi"/>
          <w:sz w:val="24"/>
          <w:szCs w:val="24"/>
        </w:rPr>
        <w:fldChar w:fldCharType="end"/>
      </w:r>
      <w:r w:rsidRPr="000705D0">
        <w:rPr>
          <w:rFonts w:cstheme="minorHAnsi"/>
          <w:sz w:val="24"/>
          <w:szCs w:val="24"/>
        </w:rPr>
        <w:t xml:space="preserve"> However, obesity prevalence is not homogeneous across Mexico. The highest rates of obesity are concentrated in the northern and central regions</w:t>
      </w:r>
      <w:r w:rsidR="009B7AE8" w:rsidRPr="000705D0">
        <w:rPr>
          <w:rFonts w:cstheme="minorHAnsi"/>
          <w:sz w:val="24"/>
          <w:szCs w:val="24"/>
        </w:rPr>
        <w:fldChar w:fldCharType="begin"/>
      </w:r>
      <w:r w:rsidR="0075177B">
        <w:rPr>
          <w:rFonts w:cstheme="minorHAnsi"/>
          <w:sz w:val="24"/>
          <w:szCs w:val="24"/>
        </w:rPr>
        <w:instrText xml:space="preserve"> ADDIN EN.CITE &lt;EndNote&gt;&lt;Cite&gt;&lt;Author&gt;González-Pier&lt;/Author&gt;&lt;Year&gt;2016&lt;/Year&gt;&lt;RecNum&gt;18&lt;/RecNum&gt;&lt;DisplayText&gt;&lt;style face="superscript"&gt;20&lt;/style&gt;&lt;/DisplayText&gt;&lt;record&gt;&lt;rec-number&gt;18&lt;/rec-number&gt;&lt;foreign-keys&gt;&lt;key app="EN" db-id="2drptdvw2z50v6eazt65rd5ztfwzpewt2at9" timestamp="1515177959"&gt;18&lt;/key&gt;&lt;/foreign-keys&gt;&lt;ref-type name="Journal Article"&gt;17&lt;/ref-type&gt;&lt;contributors&gt;&lt;authors&gt;&lt;author&gt;González-Pier, Eduardo&lt;/author&gt;&lt;author&gt;Barraza-Lloréns, Mariana&lt;/author&gt;&lt;author&gt;Beyeler, Naomi&lt;/author&gt;&lt;author&gt;Jamison, Dean&lt;/author&gt;&lt;author&gt;Knaul, Felicia&lt;/author&gt;&lt;author&gt;Lozano, Rafael&lt;/author&gt;&lt;author&gt;Yamey, Gavin&lt;/author&gt;&lt;author&gt;Sepúlveda, Jaime&lt;/author&gt;&lt;/authors&gt;&lt;/contributors&gt;&lt;titles&gt;&lt;title&gt;Mexico&amp;apos;s path towards the Sustainable Development Goal for health: an assessment of the feasibility of reducing premature mortality by 40% by 2030&lt;/title&gt;&lt;secondary-title&gt;The Lancet Global Health&lt;/secondary-title&gt;&lt;/titles&gt;&lt;periodical&gt;&lt;full-title&gt;The Lancet Global Health&lt;/full-title&gt;&lt;/periodical&gt;&lt;pages&gt;e714-e725&lt;/pages&gt;&lt;volume&gt;4&lt;/volume&gt;&lt;number&gt;10&lt;/number&gt;&lt;dates&gt;&lt;year&gt;2016&lt;/year&gt;&lt;/dates&gt;&lt;isbn&gt;2214-109X&lt;/isbn&gt;&lt;urls&gt;&lt;/urls&gt;&lt;/record&gt;&lt;/Cite&gt;&lt;/EndNote&gt;</w:instrText>
      </w:r>
      <w:r w:rsidR="009B7AE8" w:rsidRPr="000705D0">
        <w:rPr>
          <w:rFonts w:cstheme="minorHAnsi"/>
          <w:sz w:val="24"/>
          <w:szCs w:val="24"/>
        </w:rPr>
        <w:fldChar w:fldCharType="separate"/>
      </w:r>
      <w:r w:rsidR="0075177B" w:rsidRPr="0075177B">
        <w:rPr>
          <w:rFonts w:cstheme="minorHAnsi"/>
          <w:noProof/>
          <w:sz w:val="24"/>
          <w:szCs w:val="24"/>
          <w:vertAlign w:val="superscript"/>
        </w:rPr>
        <w:t>20</w:t>
      </w:r>
      <w:r w:rsidR="009B7AE8" w:rsidRPr="000705D0">
        <w:rPr>
          <w:rFonts w:cstheme="minorHAnsi"/>
          <w:sz w:val="24"/>
          <w:szCs w:val="24"/>
        </w:rPr>
        <w:fldChar w:fldCharType="end"/>
      </w:r>
      <w:r w:rsidR="009B7AE8" w:rsidRPr="000705D0">
        <w:rPr>
          <w:rFonts w:cstheme="minorHAnsi"/>
          <w:sz w:val="24"/>
          <w:szCs w:val="24"/>
        </w:rPr>
        <w:t xml:space="preserve"> </w:t>
      </w:r>
      <w:r w:rsidRPr="000705D0">
        <w:rPr>
          <w:rFonts w:cstheme="minorHAnsi"/>
          <w:sz w:val="24"/>
          <w:szCs w:val="24"/>
        </w:rPr>
        <w:t>and in urban areas of the country</w:t>
      </w:r>
      <w:r w:rsidR="000705D0" w:rsidRPr="000705D0">
        <w:rPr>
          <w:rFonts w:cstheme="minorHAnsi"/>
          <w:sz w:val="24"/>
          <w:szCs w:val="24"/>
        </w:rPr>
        <w:t>,</w:t>
      </w:r>
      <w:r w:rsidR="00A43E9D" w:rsidRPr="000705D0">
        <w:rPr>
          <w:rFonts w:cstheme="minorHAnsi"/>
          <w:sz w:val="24"/>
          <w:szCs w:val="24"/>
        </w:rPr>
        <w:fldChar w:fldCharType="begin"/>
      </w:r>
      <w:r w:rsidR="00207032">
        <w:rPr>
          <w:rFonts w:cstheme="minorHAnsi"/>
          <w:sz w:val="24"/>
          <w:szCs w:val="24"/>
        </w:rPr>
        <w:instrText xml:space="preserve"> ADDIN EN.CITE &lt;EndNote&gt;&lt;Cite&gt;&lt;Author&gt;Kuri-Morales&lt;/Author&gt;&lt;Year&gt;2009&lt;/Year&gt;&lt;RecNum&gt;42&lt;/RecNum&gt;&lt;DisplayText&gt;&lt;style face="superscript"&gt;48&lt;/style&gt;&lt;/DisplayText&gt;&lt;record&gt;&lt;rec-number&gt;42&lt;/rec-number&gt;&lt;foreign-keys&gt;&lt;key app="EN" db-id="2drptdvw2z50v6eazt65rd5ztfwzpewt2at9" timestamp="1515178534"&gt;42&lt;/key&gt;&lt;/foreign-keys&gt;&lt;ref-type name="Journal Article"&gt;17&lt;/ref-type&gt;&lt;contributors&gt;&lt;authors&gt;&lt;author&gt;Kuri-Morales, Pablo&lt;/author&gt;&lt;author&gt;Emberson, Jonathan&lt;/author&gt;&lt;author&gt;Alegre-Díaz, Jesús&lt;/author&gt;&lt;author&gt;Tapia-Conyer, Roberto&lt;/author&gt;&lt;author&gt;Collins, Rory&lt;/author&gt;&lt;author&gt;Peto, Richard&lt;/author&gt;&lt;author&gt;Whitlock, Gary&lt;/author&gt;&lt;/authors&gt;&lt;/contributors&gt;&lt;titles&gt;&lt;title&gt;The prevalence of chronic diseases and major disease risk factors at different ages among 150 000 men and women living in Mexico City: cross-sectional analyses of a prospective study&lt;/title&gt;&lt;secondary-title&gt;BMC Public Health&lt;/secondary-title&gt;&lt;/titles&gt;&lt;periodical&gt;&lt;full-title&gt;BMC public health&lt;/full-title&gt;&lt;/periodical&gt;&lt;pages&gt;9&lt;/pages&gt;&lt;volume&gt;9&lt;/volume&gt;&lt;number&gt;1&lt;/number&gt;&lt;dates&gt;&lt;year&gt;2009&lt;/year&gt;&lt;/dates&gt;&lt;isbn&gt;1471-2458&lt;/isbn&gt;&lt;urls&gt;&lt;/urls&gt;&lt;/record&gt;&lt;/Cite&gt;&lt;/EndNote&gt;</w:instrText>
      </w:r>
      <w:r w:rsidR="00A43E9D" w:rsidRPr="000705D0">
        <w:rPr>
          <w:rFonts w:cstheme="minorHAnsi"/>
          <w:sz w:val="24"/>
          <w:szCs w:val="24"/>
        </w:rPr>
        <w:fldChar w:fldCharType="separate"/>
      </w:r>
      <w:r w:rsidR="00207032" w:rsidRPr="00207032">
        <w:rPr>
          <w:rFonts w:cstheme="minorHAnsi"/>
          <w:noProof/>
          <w:sz w:val="24"/>
          <w:szCs w:val="24"/>
          <w:vertAlign w:val="superscript"/>
        </w:rPr>
        <w:t>48</w:t>
      </w:r>
      <w:r w:rsidR="00A43E9D" w:rsidRPr="000705D0">
        <w:rPr>
          <w:rFonts w:cstheme="minorHAnsi"/>
          <w:sz w:val="24"/>
          <w:szCs w:val="24"/>
        </w:rPr>
        <w:fldChar w:fldCharType="end"/>
      </w:r>
      <w:r w:rsidRPr="000705D0">
        <w:rPr>
          <w:rFonts w:cstheme="minorHAnsi"/>
          <w:sz w:val="24"/>
          <w:szCs w:val="24"/>
        </w:rPr>
        <w:t xml:space="preserve"> which roughly matches our regional pattern of IHD and diabetes mortality.</w:t>
      </w:r>
    </w:p>
    <w:p w14:paraId="76B7AC30" w14:textId="77777777"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1BC5D987" w14:textId="05B5218A" w:rsidR="00F737D7" w:rsidRPr="000705D0" w:rsidRDefault="00F737D7"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rPr>
      </w:pPr>
      <w:r w:rsidRPr="000705D0">
        <w:rPr>
          <w:rFonts w:cstheme="minorHAnsi"/>
          <w:b/>
          <w:sz w:val="24"/>
          <w:szCs w:val="24"/>
        </w:rPr>
        <w:t>Conclusion</w:t>
      </w:r>
    </w:p>
    <w:p w14:paraId="10D45B64" w14:textId="77777777" w:rsidR="00F737D7" w:rsidRPr="000705D0" w:rsidRDefault="00F737D7"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rPr>
      </w:pPr>
    </w:p>
    <w:p w14:paraId="35234A92" w14:textId="65935F46"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Mexico stands today at an advanced stage of</w:t>
      </w:r>
      <w:r w:rsidR="00A43E9D" w:rsidRPr="000705D0">
        <w:rPr>
          <w:rFonts w:cstheme="minorHAnsi"/>
          <w:sz w:val="24"/>
          <w:szCs w:val="24"/>
        </w:rPr>
        <w:t xml:space="preserve"> the epidemiological transition</w:t>
      </w:r>
      <w:r w:rsidR="000705D0" w:rsidRPr="000705D0">
        <w:rPr>
          <w:rFonts w:cstheme="minorHAnsi"/>
          <w:sz w:val="24"/>
          <w:szCs w:val="24"/>
        </w:rPr>
        <w:t>.</w:t>
      </w:r>
      <w:r w:rsidR="00A43E9D" w:rsidRPr="000705D0">
        <w:rPr>
          <w:rFonts w:cstheme="minorHAnsi"/>
          <w:sz w:val="24"/>
          <w:szCs w:val="24"/>
        </w:rPr>
        <w:fldChar w:fldCharType="begin"/>
      </w:r>
      <w:r w:rsidR="0075177B">
        <w:rPr>
          <w:rFonts w:cstheme="minorHAnsi"/>
          <w:sz w:val="24"/>
          <w:szCs w:val="24"/>
        </w:rPr>
        <w:instrText xml:space="preserve"> ADDIN EN.CITE &lt;EndNote&gt;&lt;Cite&gt;&lt;Author&gt;Gómez-Dantés&lt;/Author&gt;&lt;Year&gt;2016&lt;/Year&gt;&lt;RecNum&gt;20&lt;/RecNum&gt;&lt;DisplayText&gt;&lt;style face="superscript"&gt;16&lt;/style&gt;&lt;/DisplayText&gt;&lt;record&gt;&lt;rec-number&gt;20&lt;/rec-number&gt;&lt;foreign-keys&gt;&lt;key app="EN" db-id="2drptdvw2z50v6eazt65rd5ztfwzpewt2at9" timestamp="1515177960"&gt;20&lt;/key&gt;&lt;/foreign-keys&gt;&lt;ref-type name="Journal Article"&gt;17&lt;/ref-type&gt;&lt;contributors&gt;&lt;authors&gt;&lt;author&gt;Gómez-Dantés, Héctor&lt;/author&gt;&lt;author&gt;Fullman, Nancy&lt;/author&gt;&lt;author&gt;Lamadrid-Figueroa, Héctor&lt;/author&gt;&lt;author&gt;Cahuana-Hurtado, Lucero&lt;/author&gt;&lt;author&gt;Darney, Blair&lt;/author&gt;&lt;author&gt;Avila-Burgos, Leticia&lt;/author&gt;&lt;author&gt;Correa-Rotter, Ricardo&lt;/author&gt;&lt;author&gt;Rivera, Juan A&lt;/author&gt;&lt;author&gt;Barquera, Simon&lt;/author&gt;&lt;author&gt;González-Pier, Eduardo&lt;/author&gt;&lt;/authors&gt;&lt;/contributors&gt;&lt;titles&gt;&lt;title&gt;Dissonant health transition in the states of Mexico, 1990–2013: a systematic analysis for the Global Burden of Disease Study 2013&lt;/title&gt;&lt;secondary-title&gt;The Lancet&lt;/secondary-title&gt;&lt;/titles&gt;&lt;periodical&gt;&lt;full-title&gt;The Lancet&lt;/full-title&gt;&lt;/periodical&gt;&lt;pages&gt;2386-2402&lt;/pages&gt;&lt;volume&gt;388&lt;/volume&gt;&lt;number&gt;10058&lt;/number&gt;&lt;dates&gt;&lt;year&gt;2016&lt;/year&gt;&lt;/dates&gt;&lt;isbn&gt;0140-6736&lt;/isbn&gt;&lt;urls&gt;&lt;/urls&gt;&lt;/record&gt;&lt;/Cite&gt;&lt;/EndNote&gt;</w:instrText>
      </w:r>
      <w:r w:rsidR="00A43E9D" w:rsidRPr="000705D0">
        <w:rPr>
          <w:rFonts w:cstheme="minorHAnsi"/>
          <w:sz w:val="24"/>
          <w:szCs w:val="24"/>
        </w:rPr>
        <w:fldChar w:fldCharType="separate"/>
      </w:r>
      <w:r w:rsidR="0075177B" w:rsidRPr="0075177B">
        <w:rPr>
          <w:rFonts w:cstheme="minorHAnsi"/>
          <w:noProof/>
          <w:sz w:val="24"/>
          <w:szCs w:val="24"/>
          <w:vertAlign w:val="superscript"/>
        </w:rPr>
        <w:t>16</w:t>
      </w:r>
      <w:r w:rsidR="00A43E9D" w:rsidRPr="000705D0">
        <w:rPr>
          <w:rFonts w:cstheme="minorHAnsi"/>
          <w:sz w:val="24"/>
          <w:szCs w:val="24"/>
        </w:rPr>
        <w:fldChar w:fldCharType="end"/>
      </w:r>
      <w:r w:rsidRPr="000705D0">
        <w:rPr>
          <w:rFonts w:cstheme="minorHAnsi"/>
          <w:sz w:val="24"/>
          <w:szCs w:val="24"/>
        </w:rPr>
        <w:t xml:space="preserve"> However this transition was achieved rapidly and the health system is ill-prepared for the burden of non-communicable diseases</w:t>
      </w:r>
      <w:r w:rsidR="000705D0" w:rsidRPr="000705D0">
        <w:rPr>
          <w:rFonts w:cstheme="minorHAnsi"/>
          <w:sz w:val="24"/>
          <w:szCs w:val="24"/>
        </w:rPr>
        <w:t>.</w:t>
      </w:r>
      <w:r w:rsidR="00A43E9D" w:rsidRPr="000705D0">
        <w:rPr>
          <w:rFonts w:cstheme="minorHAnsi"/>
          <w:sz w:val="24"/>
          <w:szCs w:val="24"/>
        </w:rPr>
        <w:fldChar w:fldCharType="begin"/>
      </w:r>
      <w:r w:rsidR="00207032">
        <w:rPr>
          <w:rFonts w:cstheme="minorHAnsi"/>
          <w:sz w:val="24"/>
          <w:szCs w:val="24"/>
        </w:rPr>
        <w:instrText xml:space="preserve"> ADDIN EN.CITE &lt;EndNote&gt;&lt;Cite&gt;&lt;Author&gt;Rivera&lt;/Author&gt;&lt;Year&gt;2002&lt;/Year&gt;&lt;RecNum&gt;43&lt;/RecNum&gt;&lt;DisplayText&gt;&lt;style face="superscript"&gt;49&lt;/style&gt;&lt;/DisplayText&gt;&lt;record&gt;&lt;rec-number&gt;43&lt;/rec-number&gt;&lt;foreign-keys&gt;&lt;key app="EN" db-id="2drptdvw2z50v6eazt65rd5ztfwzpewt2at9" timestamp="1515178598"&gt;43&lt;/key&gt;&lt;/foreign-keys&gt;&lt;ref-type name="Journal Article"&gt;17&lt;/ref-type&gt;&lt;contributors&gt;&lt;authors&gt;&lt;author&gt;Rivera, Juan A&lt;/author&gt;&lt;author&gt;Barquera, Simón&lt;/author&gt;&lt;author&gt;Campirano, Fabricio&lt;/author&gt;&lt;author&gt;Campos, Ismael&lt;/author&gt;&lt;author&gt;Safdie, Margarita&lt;/author&gt;&lt;author&gt;Tovar, Víctor&lt;/author&gt;&lt;/authors&gt;&lt;/contributors&gt;&lt;titles&gt;&lt;title&gt;Epidemiological and nutritional transition in Mexico: rapid increase of non-communicable chronic diseases and obesity&lt;/title&gt;&lt;secondary-title&gt;Public health nutrition&lt;/secondary-title&gt;&lt;/titles&gt;&lt;periodical&gt;&lt;full-title&gt;Public health nutrition&lt;/full-title&gt;&lt;/periodical&gt;&lt;pages&gt;113-122&lt;/pages&gt;&lt;volume&gt;5&lt;/volume&gt;&lt;number&gt;1a&lt;/number&gt;&lt;dates&gt;&lt;year&gt;2002&lt;/year&gt;&lt;/dates&gt;&lt;isbn&gt;1475-2727&lt;/isbn&gt;&lt;urls&gt;&lt;/urls&gt;&lt;/record&gt;&lt;/Cite&gt;&lt;/EndNote&gt;</w:instrText>
      </w:r>
      <w:r w:rsidR="00A43E9D" w:rsidRPr="000705D0">
        <w:rPr>
          <w:rFonts w:cstheme="minorHAnsi"/>
          <w:sz w:val="24"/>
          <w:szCs w:val="24"/>
        </w:rPr>
        <w:fldChar w:fldCharType="separate"/>
      </w:r>
      <w:r w:rsidR="00207032" w:rsidRPr="00207032">
        <w:rPr>
          <w:rFonts w:cstheme="minorHAnsi"/>
          <w:noProof/>
          <w:sz w:val="24"/>
          <w:szCs w:val="24"/>
          <w:vertAlign w:val="superscript"/>
        </w:rPr>
        <w:t>49</w:t>
      </w:r>
      <w:r w:rsidR="00A43E9D" w:rsidRPr="000705D0">
        <w:rPr>
          <w:rFonts w:cstheme="minorHAnsi"/>
          <w:sz w:val="24"/>
          <w:szCs w:val="24"/>
        </w:rPr>
        <w:fldChar w:fldCharType="end"/>
      </w:r>
      <w:r w:rsidRPr="000705D0">
        <w:rPr>
          <w:rFonts w:cstheme="minorHAnsi"/>
          <w:sz w:val="24"/>
          <w:szCs w:val="24"/>
        </w:rPr>
        <w:t xml:space="preserve"> The cardiovascular mortality reductions that brought the developed world into advanced levels of life expectancy trends, still are in progress in Mexico. Nevertheless, no single solution is available to reduce behavioral mortality in this country since, as we show, great heterogeneity in mortality levels exist among its states. </w:t>
      </w:r>
    </w:p>
    <w:p w14:paraId="25F0831B" w14:textId="77777777"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16E261E7" w14:textId="767B99DC"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r w:rsidRPr="000705D0">
        <w:rPr>
          <w:rFonts w:cstheme="minorHAnsi"/>
          <w:sz w:val="24"/>
          <w:szCs w:val="24"/>
        </w:rPr>
        <w:t>Signs of a fragile situation in the health and mortality of the oldest age groups is observed in the decline in the low mortality benchmark used in our analysis. The aging of the population could scale up this situation if timely preventive measures are not put in place. Furthermore, a resurgence of violent deaths</w:t>
      </w:r>
      <w:r w:rsidR="00A43E9D" w:rsidRPr="000705D0">
        <w:rPr>
          <w:rFonts w:cstheme="minorHAnsi"/>
          <w:sz w:val="24"/>
          <w:szCs w:val="24"/>
        </w:rPr>
        <w:t xml:space="preserve"> </w:t>
      </w:r>
      <w:r w:rsidR="00A43E9D" w:rsidRPr="000705D0">
        <w:rPr>
          <w:rFonts w:cstheme="minorHAnsi"/>
          <w:sz w:val="24"/>
          <w:szCs w:val="24"/>
        </w:rPr>
        <w:fldChar w:fldCharType="begin">
          <w:fldData xml:space="preserve">PEVuZE5vdGU+PENpdGU+PEF1dGhvcj5BYnVydG88L0F1dGhvcj48WWVhcj4yMDE2PC9ZZWFyPjxS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==
</w:fldData>
        </w:fldChar>
      </w:r>
      <w:r w:rsidR="0075177B">
        <w:rPr>
          <w:rFonts w:cstheme="minorHAnsi"/>
          <w:sz w:val="24"/>
          <w:szCs w:val="24"/>
        </w:rPr>
        <w:instrText xml:space="preserve"> ADDIN EN.CITE </w:instrText>
      </w:r>
      <w:r w:rsidR="0075177B">
        <w:rPr>
          <w:rFonts w:cstheme="minorHAnsi"/>
          <w:sz w:val="24"/>
          <w:szCs w:val="24"/>
        </w:rPr>
        <w:fldChar w:fldCharType="begin">
          <w:fldData xml:space="preserve">PEVuZE5vdGU+PENpdGU+PEF1dGhvcj5BYnVydG88L0F1dGhvcj48WWVhcj4yMDE2PC9ZZWFyPjxS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==
</w:fldData>
        </w:fldChar>
      </w:r>
      <w:r w:rsidR="0075177B">
        <w:rPr>
          <w:rFonts w:cstheme="minorHAnsi"/>
          <w:sz w:val="24"/>
          <w:szCs w:val="24"/>
        </w:rPr>
        <w:instrText xml:space="preserve"> ADDIN EN.CITE.DATA </w:instrText>
      </w:r>
      <w:r w:rsidR="0075177B">
        <w:rPr>
          <w:rFonts w:cstheme="minorHAnsi"/>
          <w:sz w:val="24"/>
          <w:szCs w:val="24"/>
        </w:rPr>
      </w:r>
      <w:r w:rsidR="0075177B">
        <w:rPr>
          <w:rFonts w:cstheme="minorHAnsi"/>
          <w:sz w:val="24"/>
          <w:szCs w:val="24"/>
        </w:rPr>
        <w:fldChar w:fldCharType="end"/>
      </w:r>
      <w:r w:rsidR="00A43E9D" w:rsidRPr="000705D0">
        <w:rPr>
          <w:rFonts w:cstheme="minorHAnsi"/>
          <w:sz w:val="24"/>
          <w:szCs w:val="24"/>
        </w:rPr>
      </w:r>
      <w:r w:rsidR="00A43E9D" w:rsidRPr="000705D0">
        <w:rPr>
          <w:rFonts w:cstheme="minorHAnsi"/>
          <w:sz w:val="24"/>
          <w:szCs w:val="24"/>
        </w:rPr>
        <w:fldChar w:fldCharType="separate"/>
      </w:r>
      <w:r w:rsidR="0075177B" w:rsidRPr="0075177B">
        <w:rPr>
          <w:rFonts w:cstheme="minorHAnsi"/>
          <w:noProof/>
          <w:sz w:val="24"/>
          <w:szCs w:val="24"/>
          <w:vertAlign w:val="superscript"/>
        </w:rPr>
        <w:t>14 15 21</w:t>
      </w:r>
      <w:r w:rsidR="00A43E9D" w:rsidRPr="000705D0">
        <w:rPr>
          <w:rFonts w:cstheme="minorHAnsi"/>
          <w:sz w:val="24"/>
          <w:szCs w:val="24"/>
        </w:rPr>
        <w:fldChar w:fldCharType="end"/>
      </w:r>
      <w:r w:rsidRPr="000705D0">
        <w:rPr>
          <w:rFonts w:cstheme="minorHAnsi"/>
          <w:sz w:val="24"/>
          <w:szCs w:val="24"/>
        </w:rPr>
        <w:t xml:space="preserve"> has created a new burden in Mexican society. </w:t>
      </w:r>
    </w:p>
    <w:p w14:paraId="05D28C26" w14:textId="77777777" w:rsidR="002F5D5E" w:rsidRPr="000705D0"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rPr>
      </w:pPr>
    </w:p>
    <w:p w14:paraId="461B922A" w14:textId="0780B0BA" w:rsidR="000B12E8" w:rsidRDefault="002F5D5E" w:rsidP="00A43E9D">
      <w:pPr>
        <w:jc w:val="both"/>
        <w:rPr>
          <w:rFonts w:cstheme="minorHAnsi"/>
          <w:sz w:val="24"/>
          <w:szCs w:val="24"/>
        </w:rPr>
      </w:pPr>
      <w:r w:rsidRPr="000705D0">
        <w:rPr>
          <w:rFonts w:cstheme="minorHAnsi"/>
          <w:sz w:val="24"/>
          <w:szCs w:val="24"/>
        </w:rPr>
        <w:t>As many developing countries, Mexico will have to face these new challenges with a broad strategy. This should include a continuous and adaptable health system ready for the current and future health adversities at the physical, mental and societal levels. Many other institutions will also have to coevolve including importantly the development of an education system that embraces and encourages physical and healthy activities</w:t>
      </w:r>
      <w:ins w:id="98" w:author="José Manuel Aburto" w:date="2018-05-02T17:09:00Z">
        <w:r w:rsidR="00EC0D40">
          <w:rPr>
            <w:rFonts w:cstheme="minorHAnsi"/>
            <w:sz w:val="24"/>
            <w:szCs w:val="24"/>
          </w:rPr>
          <w:t xml:space="preserve"> to diminish risk factors that contribute to the high prevalence of obesity and cirrhosis in Mexico. Finally, the burden of violence in recent years</w:t>
        </w:r>
      </w:ins>
      <w:ins w:id="99" w:author="José Manuel Aburto" w:date="2018-05-02T17:10:00Z">
        <w:r w:rsidR="00EC0D40">
          <w:rPr>
            <w:rFonts w:cstheme="minorHAnsi"/>
            <w:sz w:val="24"/>
            <w:szCs w:val="24"/>
          </w:rPr>
          <w:t xml:space="preserve"> demonstrates the failure of current policies trying to mitigate violence in the country. New strategies </w:t>
        </w:r>
      </w:ins>
      <w:ins w:id="100" w:author="José Manuel Aburto" w:date="2018-05-02T17:11:00Z">
        <w:r w:rsidR="00EC0D40">
          <w:rPr>
            <w:rFonts w:cstheme="minorHAnsi"/>
            <w:sz w:val="24"/>
            <w:szCs w:val="24"/>
          </w:rPr>
          <w:t xml:space="preserve">that replace current ones are needed and embracing evidence based policies (e.g. drug policies) could be a new venue to </w:t>
        </w:r>
      </w:ins>
      <w:ins w:id="101" w:author="José Manuel Aburto" w:date="2018-05-02T17:14:00Z">
        <w:r w:rsidR="00EC0D40">
          <w:rPr>
            <w:rFonts w:cstheme="minorHAnsi"/>
            <w:sz w:val="24"/>
            <w:szCs w:val="24"/>
          </w:rPr>
          <w:t>eradicate the consequences of violence on the Mexican population</w:t>
        </w:r>
      </w:ins>
      <w:ins w:id="102" w:author="José Manuel Aburto" w:date="2018-05-02T17:15:00Z">
        <w:r w:rsidR="00EC0D40">
          <w:rPr>
            <w:rFonts w:cstheme="minorHAnsi"/>
            <w:sz w:val="24"/>
            <w:szCs w:val="24"/>
          </w:rPr>
          <w:t>.</w:t>
        </w:r>
      </w:ins>
      <w:ins w:id="103" w:author="José Manuel Aburto" w:date="2018-05-02T17:10:00Z">
        <w:r w:rsidR="00EC0D40">
          <w:rPr>
            <w:rFonts w:cstheme="minorHAnsi"/>
            <w:sz w:val="24"/>
            <w:szCs w:val="24"/>
          </w:rPr>
          <w:t xml:space="preserve"> </w:t>
        </w:r>
      </w:ins>
      <w:del w:id="104" w:author="José Manuel Aburto" w:date="2018-05-02T17:09:00Z">
        <w:r w:rsidRPr="000705D0" w:rsidDel="00EC0D40">
          <w:rPr>
            <w:rFonts w:cstheme="minorHAnsi"/>
            <w:sz w:val="24"/>
            <w:szCs w:val="24"/>
          </w:rPr>
          <w:delText xml:space="preserve"> in younger and future generations.</w:delText>
        </w:r>
      </w:del>
    </w:p>
    <w:p w14:paraId="7AFF29EE" w14:textId="77777777" w:rsidR="001C1A6B" w:rsidRDefault="001C1A6B" w:rsidP="001C1A6B">
      <w:pPr>
        <w:autoSpaceDE w:val="0"/>
        <w:autoSpaceDN w:val="0"/>
        <w:adjustRightInd w:val="0"/>
        <w:rPr>
          <w:rFonts w:cstheme="minorHAnsi"/>
          <w:b/>
          <w:iCs/>
          <w:sz w:val="24"/>
          <w:szCs w:val="24"/>
        </w:rPr>
      </w:pPr>
    </w:p>
    <w:p w14:paraId="72E1E0BD" w14:textId="31D95E30" w:rsidR="001C1A6B" w:rsidRPr="00A56744" w:rsidRDefault="001C1A6B" w:rsidP="001C1A6B">
      <w:pPr>
        <w:autoSpaceDE w:val="0"/>
        <w:autoSpaceDN w:val="0"/>
        <w:adjustRightInd w:val="0"/>
        <w:rPr>
          <w:rFonts w:ascii="FreeSans" w:eastAsia="FreeSans" w:cs="FreeSans"/>
          <w:sz w:val="20"/>
          <w:szCs w:val="20"/>
        </w:rPr>
      </w:pPr>
      <w:r w:rsidRPr="00A56744">
        <w:rPr>
          <w:rFonts w:cstheme="minorHAnsi"/>
          <w:b/>
          <w:iCs/>
          <w:sz w:val="20"/>
          <w:szCs w:val="20"/>
        </w:rPr>
        <w:t>Contributors:</w:t>
      </w:r>
      <w:r w:rsidRPr="00A56744">
        <w:rPr>
          <w:rFonts w:ascii="FreeSans" w:eastAsia="FreeSans" w:cs="FreeSans"/>
          <w:sz w:val="20"/>
          <w:szCs w:val="20"/>
        </w:rPr>
        <w:t xml:space="preserve"> </w:t>
      </w:r>
      <w:r w:rsidRPr="00A56744">
        <w:rPr>
          <w:rFonts w:cstheme="minorHAnsi"/>
          <w:iCs/>
          <w:sz w:val="20"/>
          <w:szCs w:val="20"/>
        </w:rPr>
        <w:t>JMA and TR contributed to data collection, study design, data analysis, and interpretation of the results, and wrote the first draft of the paper. VCR contributed to the study design, interpretation of the results, drafting of the paper, and finalizing the paper.</w:t>
      </w:r>
    </w:p>
    <w:p w14:paraId="5E77BAE1" w14:textId="738126BB" w:rsidR="001C1A6B" w:rsidRPr="00A56744" w:rsidRDefault="001C1A6B" w:rsidP="001C1A6B">
      <w:pPr>
        <w:jc w:val="both"/>
        <w:rPr>
          <w:rFonts w:cstheme="minorHAnsi"/>
          <w:iCs/>
          <w:sz w:val="20"/>
          <w:szCs w:val="20"/>
        </w:rPr>
      </w:pPr>
      <w:r w:rsidRPr="00A56744">
        <w:rPr>
          <w:rFonts w:cstheme="minorHAnsi"/>
          <w:b/>
          <w:iCs/>
          <w:sz w:val="20"/>
          <w:szCs w:val="20"/>
        </w:rPr>
        <w:t>Funding</w:t>
      </w:r>
      <w:r w:rsidRPr="00A56744">
        <w:rPr>
          <w:rFonts w:cstheme="minorHAnsi"/>
          <w:iCs/>
          <w:sz w:val="20"/>
          <w:szCs w:val="20"/>
        </w:rPr>
        <w:t xml:space="preserve">: </w:t>
      </w:r>
      <w:del w:id="105" w:author="José Manuel Aburto" w:date="2018-05-09T10:21:00Z">
        <w:r w:rsidR="00A5097F" w:rsidDel="009D112C">
          <w:rPr>
            <w:rFonts w:cstheme="minorHAnsi"/>
            <w:iCs/>
            <w:sz w:val="20"/>
            <w:szCs w:val="20"/>
          </w:rPr>
          <w:delText>None</w:delText>
        </w:r>
      </w:del>
      <w:ins w:id="106" w:author="José Manuel Aburto" w:date="2018-05-09T10:21:00Z">
        <w:r w:rsidR="009D112C">
          <w:rPr>
            <w:rFonts w:cstheme="minorHAnsi"/>
            <w:iCs/>
            <w:sz w:val="20"/>
            <w:szCs w:val="20"/>
          </w:rPr>
          <w:t xml:space="preserve">JMA </w:t>
        </w:r>
      </w:ins>
      <w:ins w:id="107" w:author="José Manuel Aburto" w:date="2018-05-09T10:22:00Z">
        <w:r w:rsidR="009D112C">
          <w:rPr>
            <w:rFonts w:cstheme="minorHAnsi"/>
            <w:iCs/>
            <w:sz w:val="20"/>
            <w:szCs w:val="20"/>
          </w:rPr>
          <w:t>acknowledges support from the Max Planck Society, the European Doctoral School of Demography, and his current institution.</w:t>
        </w:r>
      </w:ins>
      <w:ins w:id="108" w:author="José Manuel Aburto" w:date="2018-05-09T10:21:00Z">
        <w:r w:rsidR="009D112C">
          <w:rPr>
            <w:rFonts w:cstheme="minorHAnsi"/>
            <w:iCs/>
            <w:sz w:val="20"/>
            <w:szCs w:val="20"/>
          </w:rPr>
          <w:t xml:space="preserve"> </w:t>
        </w:r>
      </w:ins>
    </w:p>
    <w:p w14:paraId="32492C45" w14:textId="52BBA744" w:rsidR="001C1A6B" w:rsidRDefault="001C1A6B" w:rsidP="001C1A6B">
      <w:pPr>
        <w:jc w:val="both"/>
        <w:rPr>
          <w:rFonts w:cstheme="minorHAnsi"/>
          <w:sz w:val="20"/>
          <w:szCs w:val="20"/>
        </w:rPr>
      </w:pPr>
      <w:r w:rsidRPr="00A56744">
        <w:rPr>
          <w:rFonts w:cstheme="minorHAnsi"/>
          <w:b/>
          <w:sz w:val="20"/>
          <w:szCs w:val="20"/>
        </w:rPr>
        <w:t xml:space="preserve">Competing interest statement: </w:t>
      </w:r>
      <w:r w:rsidRPr="00A56744">
        <w:rPr>
          <w:rFonts w:ascii="Arial" w:hAnsi="Symbol" w:cs="Arial"/>
          <w:i/>
          <w:iCs/>
          <w:color w:val="606060"/>
          <w:sz w:val="20"/>
          <w:szCs w:val="20"/>
          <w:shd w:val="clear" w:color="auto" w:fill="FFFFFF"/>
        </w:rPr>
        <w:t xml:space="preserve"> </w:t>
      </w:r>
      <w:r w:rsidRPr="00A56744">
        <w:rPr>
          <w:rFonts w:cstheme="minorHAnsi"/>
          <w:sz w:val="20"/>
          <w:szCs w:val="20"/>
        </w:rPr>
        <w:t>All authors have completed the </w:t>
      </w:r>
      <w:hyperlink r:id="rId10" w:tgtFrame="_blank" w:history="1">
        <w:r w:rsidRPr="00A56744">
          <w:rPr>
            <w:rFonts w:cstheme="minorHAnsi"/>
            <w:sz w:val="20"/>
            <w:szCs w:val="20"/>
          </w:rPr>
          <w:t>Unified Competing Interest form</w:t>
        </w:r>
      </w:hyperlink>
      <w:r w:rsidRPr="00A56744">
        <w:rPr>
          <w:rFonts w:cstheme="minorHAnsi"/>
          <w:sz w:val="20"/>
          <w:szCs w:val="20"/>
        </w:rPr>
        <w:t> and declare: no support from any organisation for the submitted work; no financial relationships with any organisations that might have an interest in the submitted work in the previous three years, no other relationships or activities that could appear to have influenced the submitted work.</w:t>
      </w:r>
    </w:p>
    <w:p w14:paraId="040CB0C0" w14:textId="5A47BF48" w:rsidR="000A4CB1" w:rsidRPr="00A56744" w:rsidRDefault="000A4CB1" w:rsidP="001C1A6B">
      <w:pPr>
        <w:jc w:val="both"/>
        <w:rPr>
          <w:rFonts w:cstheme="minorHAnsi"/>
          <w:sz w:val="20"/>
          <w:szCs w:val="20"/>
        </w:rPr>
      </w:pPr>
      <w:r w:rsidRPr="008E53A2">
        <w:rPr>
          <w:rFonts w:cstheme="minorHAnsi"/>
          <w:b/>
          <w:sz w:val="20"/>
          <w:szCs w:val="20"/>
        </w:rPr>
        <w:t>Data sharing</w:t>
      </w:r>
      <w:r>
        <w:rPr>
          <w:rFonts w:cstheme="minorHAnsi"/>
          <w:sz w:val="20"/>
          <w:szCs w:val="20"/>
        </w:rPr>
        <w:t xml:space="preserve">: All data used are publicly available in references 22 and 23. All the study is fully replicable at </w:t>
      </w:r>
      <w:r w:rsidRPr="000A4CB1">
        <w:rPr>
          <w:rFonts w:cstheme="minorHAnsi"/>
          <w:sz w:val="20"/>
          <w:szCs w:val="20"/>
        </w:rPr>
        <w:t>https://github.com/jmaburto/DecompMex</w:t>
      </w:r>
    </w:p>
    <w:p w14:paraId="0A21CA0E" w14:textId="77777777" w:rsidR="001C1A6B" w:rsidRPr="00A56744" w:rsidRDefault="001C1A6B" w:rsidP="001C1A6B">
      <w:pPr>
        <w:rPr>
          <w:rFonts w:cstheme="minorHAnsi"/>
          <w:sz w:val="20"/>
          <w:szCs w:val="20"/>
        </w:rPr>
      </w:pPr>
      <w:r w:rsidRPr="00A56744">
        <w:rPr>
          <w:rFonts w:cstheme="minorHAnsi"/>
          <w:b/>
          <w:sz w:val="20"/>
          <w:szCs w:val="20"/>
        </w:rPr>
        <w:lastRenderedPageBreak/>
        <w:t>Transparency:</w:t>
      </w:r>
      <w:r w:rsidRPr="00A56744">
        <w:rPr>
          <w:rFonts w:cstheme="minorHAnsi"/>
          <w:sz w:val="20"/>
          <w:szCs w:val="20"/>
        </w:rPr>
        <w:t xml:space="preserve"> The lead author* affirms that this manuscript is an honest, accurate, and transparent account of the study being reported; that no important aspects of the study have been omitted; and that any discrepancies from the study as planned (and, if relevant, registered) have been explained.</w:t>
      </w:r>
    </w:p>
    <w:p w14:paraId="13497FAD" w14:textId="5C2ECAAA" w:rsidR="001C1A6B" w:rsidRPr="00A56744" w:rsidRDefault="001C1A6B" w:rsidP="001C1A6B">
      <w:pPr>
        <w:rPr>
          <w:rFonts w:cstheme="minorHAnsi"/>
          <w:sz w:val="20"/>
          <w:szCs w:val="20"/>
        </w:rPr>
      </w:pPr>
      <w:r w:rsidRPr="00A56744">
        <w:rPr>
          <w:rFonts w:cstheme="minorHAnsi"/>
          <w:b/>
          <w:sz w:val="20"/>
          <w:szCs w:val="20"/>
        </w:rPr>
        <w:t>Ethical approval</w:t>
      </w:r>
      <w:r w:rsidRPr="00A56744">
        <w:rPr>
          <w:rFonts w:cstheme="minorHAnsi"/>
          <w:sz w:val="20"/>
          <w:szCs w:val="20"/>
        </w:rPr>
        <w:t>: No ethical approval was needed from the institutions’ boards since we work with anonymized aggregated publicly available datasets.</w:t>
      </w:r>
    </w:p>
    <w:p w14:paraId="179D41E5" w14:textId="16A3D61B" w:rsidR="00B16004" w:rsidRPr="00B16004" w:rsidRDefault="00B16004" w:rsidP="002F5D5E">
      <w:pPr>
        <w:rPr>
          <w:rFonts w:cstheme="minorHAnsi"/>
          <w:b/>
          <w:sz w:val="24"/>
          <w:szCs w:val="24"/>
        </w:rPr>
      </w:pPr>
      <w:r w:rsidRPr="00B16004">
        <w:rPr>
          <w:rFonts w:cstheme="minorHAnsi"/>
          <w:b/>
          <w:sz w:val="24"/>
          <w:szCs w:val="24"/>
        </w:rPr>
        <w:t>Figures</w:t>
      </w:r>
    </w:p>
    <w:p w14:paraId="53F7D8D6" w14:textId="273BCF08" w:rsidR="000705D0" w:rsidRPr="00E30342" w:rsidRDefault="00E30342" w:rsidP="00A157B0">
      <w:pPr>
        <w:autoSpaceDE w:val="0"/>
        <w:autoSpaceDN w:val="0"/>
        <w:adjustRightInd w:val="0"/>
        <w:jc w:val="both"/>
        <w:rPr>
          <w:rFonts w:cstheme="minorHAnsi"/>
          <w:sz w:val="24"/>
          <w:szCs w:val="24"/>
        </w:rPr>
      </w:pPr>
      <w:r w:rsidRPr="00E30342">
        <w:rPr>
          <w:rFonts w:cstheme="minorHAnsi"/>
          <w:sz w:val="24"/>
          <w:szCs w:val="24"/>
        </w:rPr>
        <w:t>Figure 1. State-specifi</w:t>
      </w:r>
      <w:r w:rsidR="00B16004" w:rsidRPr="00E30342">
        <w:rPr>
          <w:rFonts w:cstheme="minorHAnsi"/>
          <w:sz w:val="24"/>
          <w:szCs w:val="24"/>
        </w:rPr>
        <w:t>c life expectancy trends (grey), av</w:t>
      </w:r>
      <w:r w:rsidRPr="00E30342">
        <w:rPr>
          <w:rFonts w:cstheme="minorHAnsi"/>
          <w:sz w:val="24"/>
          <w:szCs w:val="24"/>
        </w:rPr>
        <w:t xml:space="preserve">erage (black) and low mortality </w:t>
      </w:r>
      <w:r w:rsidR="00B16004" w:rsidRPr="00E30342">
        <w:rPr>
          <w:rFonts w:cstheme="minorHAnsi"/>
          <w:sz w:val="24"/>
          <w:szCs w:val="24"/>
        </w:rPr>
        <w:t>benchmark (blue) for th</w:t>
      </w:r>
      <w:r w:rsidRPr="00E30342">
        <w:rPr>
          <w:rFonts w:cstheme="minorHAnsi"/>
          <w:sz w:val="24"/>
          <w:szCs w:val="24"/>
        </w:rPr>
        <w:t>ree age groups, the youngest (0-</w:t>
      </w:r>
      <w:r w:rsidR="00B16004" w:rsidRPr="00E30342">
        <w:rPr>
          <w:rFonts w:cstheme="minorHAnsi"/>
          <w:sz w:val="24"/>
          <w:szCs w:val="24"/>
        </w:rPr>
        <w:t xml:space="preserve">14), </w:t>
      </w:r>
      <w:r w:rsidRPr="00E30342">
        <w:rPr>
          <w:rFonts w:cstheme="minorHAnsi"/>
          <w:sz w:val="24"/>
          <w:szCs w:val="24"/>
        </w:rPr>
        <w:t xml:space="preserve">young adults (14-49), and older </w:t>
      </w:r>
      <w:r w:rsidR="00B16004" w:rsidRPr="00E30342">
        <w:rPr>
          <w:rFonts w:cstheme="minorHAnsi"/>
          <w:sz w:val="24"/>
          <w:szCs w:val="24"/>
        </w:rPr>
        <w:t>adults (50-84) b</w:t>
      </w:r>
      <w:r w:rsidRPr="00E30342">
        <w:rPr>
          <w:rFonts w:cstheme="minorHAnsi"/>
          <w:sz w:val="24"/>
          <w:szCs w:val="24"/>
        </w:rPr>
        <w:t xml:space="preserve">y sex for the period 1990-2015. </w:t>
      </w:r>
      <w:r w:rsidR="00B16004" w:rsidRPr="00E30342">
        <w:rPr>
          <w:rFonts w:cstheme="minorHAnsi"/>
          <w:sz w:val="24"/>
          <w:szCs w:val="24"/>
        </w:rPr>
        <w:t>Source: calculat</w:t>
      </w:r>
      <w:r w:rsidRPr="00E30342">
        <w:rPr>
          <w:rFonts w:cstheme="minorHAnsi"/>
          <w:sz w:val="24"/>
          <w:szCs w:val="24"/>
        </w:rPr>
        <w:t>ions based on INEGI and CONAPO fi</w:t>
      </w:r>
      <w:r w:rsidR="00B16004" w:rsidRPr="00E30342">
        <w:rPr>
          <w:rFonts w:cstheme="minorHAnsi"/>
          <w:sz w:val="24"/>
          <w:szCs w:val="24"/>
        </w:rPr>
        <w:t>les.</w:t>
      </w:r>
    </w:p>
    <w:p w14:paraId="2664CCBE" w14:textId="48DDC04A" w:rsidR="00B16004" w:rsidRPr="00E30342" w:rsidRDefault="00B16004" w:rsidP="00A157B0">
      <w:pPr>
        <w:jc w:val="both"/>
        <w:rPr>
          <w:rFonts w:cstheme="minorHAnsi"/>
          <w:sz w:val="24"/>
          <w:szCs w:val="24"/>
        </w:rPr>
      </w:pPr>
    </w:p>
    <w:p w14:paraId="6758FD80" w14:textId="16F4915F" w:rsidR="00E30342" w:rsidRPr="00E30342" w:rsidRDefault="00E30342" w:rsidP="00A157B0">
      <w:pPr>
        <w:autoSpaceDE w:val="0"/>
        <w:autoSpaceDN w:val="0"/>
        <w:adjustRightInd w:val="0"/>
        <w:jc w:val="both"/>
        <w:rPr>
          <w:rFonts w:cstheme="minorHAnsi"/>
          <w:sz w:val="24"/>
          <w:szCs w:val="24"/>
        </w:rPr>
      </w:pPr>
      <w:r>
        <w:rPr>
          <w:rFonts w:cstheme="minorHAnsi"/>
          <w:sz w:val="24"/>
          <w:szCs w:val="24"/>
        </w:rPr>
        <w:t>Figure 2</w:t>
      </w:r>
      <w:r w:rsidRPr="00E30342">
        <w:rPr>
          <w:rFonts w:cstheme="minorHAnsi"/>
          <w:sz w:val="24"/>
          <w:szCs w:val="24"/>
        </w:rPr>
        <w:t>.</w:t>
      </w:r>
      <w:r>
        <w:rPr>
          <w:rFonts w:cstheme="minorHAnsi"/>
          <w:sz w:val="24"/>
          <w:szCs w:val="24"/>
        </w:rPr>
        <w:t xml:space="preserve"> </w:t>
      </w:r>
      <w:r w:rsidR="00B16004" w:rsidRPr="00E30342">
        <w:rPr>
          <w:rFonts w:cstheme="minorHAnsi"/>
          <w:sz w:val="24"/>
          <w:szCs w:val="24"/>
        </w:rPr>
        <w:t>Inequality in male life expectancy between states for th</w:t>
      </w:r>
      <w:r w:rsidRPr="00E30342">
        <w:rPr>
          <w:rFonts w:cstheme="minorHAnsi"/>
          <w:sz w:val="24"/>
          <w:szCs w:val="24"/>
        </w:rPr>
        <w:t xml:space="preserve">e youngest (0-14), young adults </w:t>
      </w:r>
      <w:r w:rsidR="00B16004" w:rsidRPr="00E30342">
        <w:rPr>
          <w:rFonts w:cstheme="minorHAnsi"/>
          <w:sz w:val="24"/>
          <w:szCs w:val="24"/>
        </w:rPr>
        <w:t>(15-49) and o</w:t>
      </w:r>
      <w:r w:rsidRPr="00E30342">
        <w:rPr>
          <w:rFonts w:cstheme="minorHAnsi"/>
          <w:sz w:val="24"/>
          <w:szCs w:val="24"/>
        </w:rPr>
        <w:t>lder adults (50-84), 1990-2015. Source: calculations based on INEGI and CONAPO files.</w:t>
      </w:r>
    </w:p>
    <w:p w14:paraId="3EE9EA50" w14:textId="02E3CEEB" w:rsidR="00B16004" w:rsidRPr="00E30342" w:rsidRDefault="00B16004" w:rsidP="00A157B0">
      <w:pPr>
        <w:jc w:val="both"/>
        <w:rPr>
          <w:rFonts w:cstheme="minorHAnsi"/>
          <w:sz w:val="24"/>
          <w:szCs w:val="24"/>
        </w:rPr>
      </w:pPr>
    </w:p>
    <w:p w14:paraId="44F8640E" w14:textId="06F3628E" w:rsidR="00E30342" w:rsidRPr="00E30342" w:rsidRDefault="00E30342" w:rsidP="00A157B0">
      <w:pPr>
        <w:autoSpaceDE w:val="0"/>
        <w:autoSpaceDN w:val="0"/>
        <w:adjustRightInd w:val="0"/>
        <w:jc w:val="both"/>
        <w:rPr>
          <w:rFonts w:cstheme="minorHAnsi"/>
          <w:sz w:val="24"/>
          <w:szCs w:val="24"/>
        </w:rPr>
      </w:pPr>
      <w:r>
        <w:rPr>
          <w:rFonts w:cstheme="minorHAnsi"/>
          <w:sz w:val="24"/>
          <w:szCs w:val="24"/>
        </w:rPr>
        <w:t>Figure 3</w:t>
      </w:r>
      <w:r w:rsidRPr="00E30342">
        <w:rPr>
          <w:rFonts w:cstheme="minorHAnsi"/>
          <w:sz w:val="24"/>
          <w:szCs w:val="24"/>
        </w:rPr>
        <w:t>.</w:t>
      </w:r>
      <w:r>
        <w:rPr>
          <w:rFonts w:cstheme="minorHAnsi"/>
          <w:sz w:val="24"/>
          <w:szCs w:val="24"/>
        </w:rPr>
        <w:t xml:space="preserve"> </w:t>
      </w:r>
      <w:r w:rsidR="00B16004" w:rsidRPr="00E30342">
        <w:rPr>
          <w:rFonts w:cstheme="minorHAnsi"/>
          <w:sz w:val="24"/>
          <w:szCs w:val="24"/>
        </w:rPr>
        <w:t>Discordant age-rankings for average male life expe</w:t>
      </w:r>
      <w:r w:rsidRPr="00E30342">
        <w:rPr>
          <w:rFonts w:cstheme="minorHAnsi"/>
          <w:sz w:val="24"/>
          <w:szCs w:val="24"/>
        </w:rPr>
        <w:t xml:space="preserve">ctancy 2010-15 for the youngest </w:t>
      </w:r>
      <w:r w:rsidR="00B16004" w:rsidRPr="00E30342">
        <w:rPr>
          <w:rFonts w:cstheme="minorHAnsi"/>
          <w:sz w:val="24"/>
          <w:szCs w:val="24"/>
        </w:rPr>
        <w:t>(0-14), young adults (14</w:t>
      </w:r>
      <w:r w:rsidRPr="00E30342">
        <w:rPr>
          <w:rFonts w:cstheme="minorHAnsi"/>
          <w:sz w:val="24"/>
          <w:szCs w:val="24"/>
        </w:rPr>
        <w:t>-49), and older adults (50-84). Source: calculations based on INEGI and CONAPO files.</w:t>
      </w:r>
    </w:p>
    <w:p w14:paraId="521A13B3" w14:textId="26C38C1B" w:rsidR="00B16004" w:rsidRPr="00E30342" w:rsidRDefault="00B16004" w:rsidP="00A157B0">
      <w:pPr>
        <w:jc w:val="both"/>
        <w:rPr>
          <w:rFonts w:cstheme="minorHAnsi"/>
          <w:sz w:val="24"/>
          <w:szCs w:val="24"/>
        </w:rPr>
      </w:pPr>
    </w:p>
    <w:p w14:paraId="04FDFBDD" w14:textId="11CA814C" w:rsidR="00E30342" w:rsidRPr="00E30342" w:rsidRDefault="00E30342" w:rsidP="00A157B0">
      <w:pPr>
        <w:autoSpaceDE w:val="0"/>
        <w:autoSpaceDN w:val="0"/>
        <w:adjustRightInd w:val="0"/>
        <w:jc w:val="both"/>
        <w:rPr>
          <w:rFonts w:cstheme="minorHAnsi"/>
          <w:sz w:val="24"/>
          <w:szCs w:val="24"/>
        </w:rPr>
      </w:pPr>
      <w:r>
        <w:rPr>
          <w:rFonts w:cstheme="minorHAnsi"/>
          <w:sz w:val="24"/>
          <w:szCs w:val="24"/>
        </w:rPr>
        <w:t>Figure 4</w:t>
      </w:r>
      <w:r w:rsidRPr="00E30342">
        <w:rPr>
          <w:rFonts w:cstheme="minorHAnsi"/>
          <w:sz w:val="24"/>
          <w:szCs w:val="24"/>
        </w:rPr>
        <w:t>.</w:t>
      </w:r>
      <w:r>
        <w:rPr>
          <w:rFonts w:cstheme="minorHAnsi"/>
          <w:sz w:val="24"/>
          <w:szCs w:val="24"/>
        </w:rPr>
        <w:t xml:space="preserve"> </w:t>
      </w:r>
      <w:r w:rsidRPr="00E30342">
        <w:rPr>
          <w:rFonts w:cstheme="minorHAnsi"/>
          <w:sz w:val="24"/>
          <w:szCs w:val="24"/>
        </w:rPr>
        <w:t>Cause-specifi</w:t>
      </w:r>
      <w:r w:rsidR="00B16004" w:rsidRPr="00E30342">
        <w:rPr>
          <w:rFonts w:cstheme="minorHAnsi"/>
          <w:sz w:val="24"/>
          <w:szCs w:val="24"/>
        </w:rPr>
        <w:t>c contributions to the gap between states and low mortality benchmark for</w:t>
      </w:r>
      <w:r w:rsidRPr="00E30342">
        <w:rPr>
          <w:rFonts w:cstheme="minorHAnsi"/>
          <w:sz w:val="24"/>
          <w:szCs w:val="24"/>
        </w:rPr>
        <w:t xml:space="preserve"> </w:t>
      </w:r>
      <w:r w:rsidR="00B16004" w:rsidRPr="00E30342">
        <w:rPr>
          <w:rFonts w:cstheme="minorHAnsi"/>
          <w:sz w:val="24"/>
          <w:szCs w:val="24"/>
        </w:rPr>
        <w:t xml:space="preserve">older </w:t>
      </w:r>
      <w:r w:rsidRPr="00E30342">
        <w:rPr>
          <w:rFonts w:cstheme="minorHAnsi"/>
          <w:sz w:val="24"/>
          <w:szCs w:val="24"/>
        </w:rPr>
        <w:t>male adults (50-84), 1990-2015. Source: calculations based on INEGI and CONAPO files.</w:t>
      </w:r>
    </w:p>
    <w:p w14:paraId="550CD023" w14:textId="77777777" w:rsidR="00B16004" w:rsidRPr="00E30342" w:rsidRDefault="00B16004" w:rsidP="00A157B0">
      <w:pPr>
        <w:autoSpaceDE w:val="0"/>
        <w:autoSpaceDN w:val="0"/>
        <w:adjustRightInd w:val="0"/>
        <w:jc w:val="both"/>
        <w:rPr>
          <w:rFonts w:cstheme="minorHAnsi"/>
          <w:sz w:val="24"/>
          <w:szCs w:val="24"/>
        </w:rPr>
      </w:pPr>
    </w:p>
    <w:p w14:paraId="4BCEB62B" w14:textId="6D635B8E" w:rsidR="00E30342" w:rsidRPr="00E30342" w:rsidRDefault="00E30342" w:rsidP="00A157B0">
      <w:pPr>
        <w:autoSpaceDE w:val="0"/>
        <w:autoSpaceDN w:val="0"/>
        <w:adjustRightInd w:val="0"/>
        <w:jc w:val="both"/>
        <w:rPr>
          <w:rFonts w:cstheme="minorHAnsi"/>
          <w:sz w:val="24"/>
          <w:szCs w:val="24"/>
        </w:rPr>
      </w:pPr>
      <w:r>
        <w:rPr>
          <w:rFonts w:cstheme="minorHAnsi"/>
          <w:sz w:val="24"/>
          <w:szCs w:val="24"/>
        </w:rPr>
        <w:t>Figure 5</w:t>
      </w:r>
      <w:r w:rsidRPr="00E30342">
        <w:rPr>
          <w:rFonts w:cstheme="minorHAnsi"/>
          <w:sz w:val="24"/>
          <w:szCs w:val="24"/>
        </w:rPr>
        <w:t>.</w:t>
      </w:r>
      <w:r>
        <w:rPr>
          <w:rFonts w:cstheme="minorHAnsi"/>
          <w:sz w:val="24"/>
          <w:szCs w:val="24"/>
        </w:rPr>
        <w:t xml:space="preserve"> </w:t>
      </w:r>
      <w:r w:rsidRPr="00E30342">
        <w:rPr>
          <w:rFonts w:cstheme="minorHAnsi"/>
          <w:sz w:val="24"/>
          <w:szCs w:val="24"/>
        </w:rPr>
        <w:t>State-specifi</w:t>
      </w:r>
      <w:r w:rsidR="00B16004" w:rsidRPr="00E30342">
        <w:rPr>
          <w:rFonts w:cstheme="minorHAnsi"/>
          <w:sz w:val="24"/>
          <w:szCs w:val="24"/>
        </w:rPr>
        <w:t>c gap with the low mortality benchmark and</w:t>
      </w:r>
      <w:r w:rsidRPr="00E30342">
        <w:rPr>
          <w:rFonts w:cstheme="minorHAnsi"/>
          <w:sz w:val="24"/>
          <w:szCs w:val="24"/>
        </w:rPr>
        <w:t xml:space="preserve"> its cause-of-death composition </w:t>
      </w:r>
      <w:r w:rsidR="00B16004" w:rsidRPr="00E30342">
        <w:rPr>
          <w:rFonts w:cstheme="minorHAnsi"/>
          <w:sz w:val="24"/>
          <w:szCs w:val="24"/>
        </w:rPr>
        <w:t>for old</w:t>
      </w:r>
      <w:r w:rsidRPr="00E30342">
        <w:rPr>
          <w:rFonts w:cstheme="minorHAnsi"/>
          <w:sz w:val="24"/>
          <w:szCs w:val="24"/>
        </w:rPr>
        <w:t>er male adults (50-84) in 2015. Source: calculations based on INEGI and CONAPO files.</w:t>
      </w:r>
    </w:p>
    <w:p w14:paraId="2064A5FD" w14:textId="77777777" w:rsidR="00B16004" w:rsidRDefault="00B16004" w:rsidP="002F5D5E">
      <w:pPr>
        <w:rPr>
          <w:rFonts w:cstheme="minorHAnsi"/>
          <w:b/>
          <w:sz w:val="24"/>
          <w:szCs w:val="24"/>
        </w:rPr>
      </w:pPr>
    </w:p>
    <w:p w14:paraId="1E22BD2F" w14:textId="39A6EDA6" w:rsidR="000705D0" w:rsidRPr="000705D0" w:rsidRDefault="000705D0" w:rsidP="002F5D5E">
      <w:pPr>
        <w:rPr>
          <w:rFonts w:cstheme="minorHAnsi"/>
          <w:b/>
          <w:sz w:val="24"/>
          <w:szCs w:val="24"/>
        </w:rPr>
      </w:pPr>
      <w:r w:rsidRPr="000705D0">
        <w:rPr>
          <w:rFonts w:cstheme="minorHAnsi"/>
          <w:b/>
          <w:sz w:val="24"/>
          <w:szCs w:val="24"/>
        </w:rPr>
        <w:t xml:space="preserve">References </w:t>
      </w:r>
    </w:p>
    <w:p w14:paraId="06A23F7B" w14:textId="77777777" w:rsidR="00207032" w:rsidRPr="00207032" w:rsidRDefault="000B12E8" w:rsidP="00207032">
      <w:pPr>
        <w:pStyle w:val="EndNoteBibliography"/>
        <w:ind w:left="720" w:hanging="720"/>
      </w:pPr>
      <w:r w:rsidRPr="00162930">
        <w:rPr>
          <w:rFonts w:ascii="Times New Roman" w:hAnsi="Times New Roman" w:cs="Times New Roman"/>
          <w:noProof w:val="0"/>
          <w:sz w:val="26"/>
          <w:szCs w:val="26"/>
        </w:rPr>
        <w:fldChar w:fldCharType="begin"/>
      </w:r>
      <w:r w:rsidRPr="00162930">
        <w:rPr>
          <w:rFonts w:ascii="Times New Roman" w:hAnsi="Times New Roman" w:cs="Times New Roman"/>
          <w:noProof w:val="0"/>
          <w:sz w:val="26"/>
          <w:szCs w:val="26"/>
        </w:rPr>
        <w:instrText xml:space="preserve"> ADDIN EN.REFLIST </w:instrText>
      </w:r>
      <w:r w:rsidRPr="00162930">
        <w:rPr>
          <w:rFonts w:ascii="Times New Roman" w:hAnsi="Times New Roman" w:cs="Times New Roman"/>
          <w:noProof w:val="0"/>
          <w:sz w:val="26"/>
          <w:szCs w:val="26"/>
        </w:rPr>
        <w:fldChar w:fldCharType="separate"/>
      </w:r>
      <w:r w:rsidR="00207032" w:rsidRPr="00207032">
        <w:t>1. World Health Organization. The world health report 2000: health systems: improving performance: World Health Organization 2000.</w:t>
      </w:r>
    </w:p>
    <w:p w14:paraId="139CA456" w14:textId="77777777" w:rsidR="00207032" w:rsidRPr="00207032" w:rsidRDefault="00207032" w:rsidP="00207032">
      <w:pPr>
        <w:pStyle w:val="EndNoteBibliography"/>
        <w:ind w:left="720" w:hanging="720"/>
      </w:pPr>
      <w:r w:rsidRPr="00207032">
        <w:t>2. Mexican Society of Demography. [Demographic reconciliation of Mexico and its states 1990–2010].</w:t>
      </w:r>
    </w:p>
    <w:p w14:paraId="3F4B0C78" w14:textId="77777777" w:rsidR="00207032" w:rsidRPr="00207032" w:rsidRDefault="00207032" w:rsidP="00207032">
      <w:pPr>
        <w:pStyle w:val="EndNoteBibliography"/>
        <w:ind w:left="720" w:hanging="720"/>
      </w:pPr>
      <w:r w:rsidRPr="00207032">
        <w:t>Mexico City: SOMEDE-CONAPO; 2011. Conciliación demográfica de México y entidades</w:t>
      </w:r>
    </w:p>
    <w:p w14:paraId="18F90701" w14:textId="77777777" w:rsidR="00207032" w:rsidRPr="00207032" w:rsidRDefault="00207032" w:rsidP="00207032">
      <w:pPr>
        <w:pStyle w:val="EndNoteBibliography"/>
        <w:ind w:left="720" w:hanging="720"/>
      </w:pPr>
      <w:r w:rsidRPr="00207032">
        <w:t>federativas 1990–2010. Unpublished paper. Spanish2010.</w:t>
      </w:r>
    </w:p>
    <w:p w14:paraId="0B536C7E" w14:textId="77777777" w:rsidR="00207032" w:rsidRPr="00207032" w:rsidRDefault="00207032" w:rsidP="00207032">
      <w:pPr>
        <w:pStyle w:val="EndNoteBibliography"/>
        <w:ind w:left="720" w:hanging="720"/>
      </w:pPr>
      <w:r w:rsidRPr="00207032">
        <w:t xml:space="preserve">3. Canudas-Romo V, García-Guerrero VM, Echarri-Cánovas CJ. The stagnation of the Mexican male life expectancy in the first decade of the 21st century: the impact of homicides and diabetes mellitus. </w:t>
      </w:r>
      <w:r w:rsidRPr="00207032">
        <w:rPr>
          <w:i/>
        </w:rPr>
        <w:t>J Epidemiol Community Health</w:t>
      </w:r>
      <w:r w:rsidRPr="00207032">
        <w:t xml:space="preserve"> 2015;69(1):28-34.</w:t>
      </w:r>
    </w:p>
    <w:p w14:paraId="3311EB22" w14:textId="77777777" w:rsidR="00207032" w:rsidRPr="00207032" w:rsidRDefault="00207032" w:rsidP="00207032">
      <w:pPr>
        <w:pStyle w:val="EndNoteBibliography"/>
        <w:ind w:left="720" w:hanging="720"/>
      </w:pPr>
      <w:r w:rsidRPr="00207032">
        <w:t xml:space="preserve">4. Knaul FM, Frenk J. Health insurance in Mexico: achieving universal coverage through structural reform. </w:t>
      </w:r>
      <w:r w:rsidRPr="00207032">
        <w:rPr>
          <w:i/>
        </w:rPr>
        <w:t>Health affairs</w:t>
      </w:r>
      <w:r w:rsidRPr="00207032">
        <w:t xml:space="preserve"> 2005;24(6):1467-76.</w:t>
      </w:r>
    </w:p>
    <w:p w14:paraId="2AAAEB6F" w14:textId="77777777" w:rsidR="00207032" w:rsidRPr="00207032" w:rsidRDefault="00207032" w:rsidP="00207032">
      <w:pPr>
        <w:pStyle w:val="EndNoteBibliography"/>
        <w:ind w:left="720" w:hanging="720"/>
      </w:pPr>
      <w:r w:rsidRPr="00207032">
        <w:t>5. Neufeld LM. The Oportunidades Program and Child Growth: Mexico Perspectives. Handbook of Growth and Growth Monitoring in Health and Disease: Springer 2012:1659-71.</w:t>
      </w:r>
    </w:p>
    <w:p w14:paraId="2B225058" w14:textId="77777777" w:rsidR="00207032" w:rsidRPr="00207032" w:rsidRDefault="00207032" w:rsidP="00207032">
      <w:pPr>
        <w:pStyle w:val="EndNoteBibliography"/>
        <w:ind w:left="720" w:hanging="720"/>
      </w:pPr>
      <w:r w:rsidRPr="00207032">
        <w:t xml:space="preserve">6. Sepúlveda J, Bustreo F, Tapia R, et al. Improvement of child survival in Mexico: the diagonal approach. </w:t>
      </w:r>
      <w:r w:rsidRPr="00207032">
        <w:rPr>
          <w:i/>
        </w:rPr>
        <w:t>The Lancet</w:t>
      </w:r>
      <w:r w:rsidRPr="00207032">
        <w:t xml:space="preserve"> 2006;368(9551):2017-27.</w:t>
      </w:r>
    </w:p>
    <w:p w14:paraId="311AECDA" w14:textId="77777777" w:rsidR="00207032" w:rsidRPr="00207032" w:rsidRDefault="00207032" w:rsidP="00207032">
      <w:pPr>
        <w:pStyle w:val="EndNoteBibliography"/>
        <w:ind w:left="720" w:hanging="720"/>
      </w:pPr>
      <w:r w:rsidRPr="00207032">
        <w:t xml:space="preserve">7. Knaul FM, González-Pier E, Gómez-Dantés O, et al. The quest for universal health coverage: achieving social protection for all in Mexico. </w:t>
      </w:r>
      <w:r w:rsidRPr="00207032">
        <w:rPr>
          <w:i/>
        </w:rPr>
        <w:t>The Lancet</w:t>
      </w:r>
      <w:r w:rsidRPr="00207032">
        <w:t xml:space="preserve"> 2012;380(9849):1259-79.</w:t>
      </w:r>
    </w:p>
    <w:p w14:paraId="2B3622AD" w14:textId="77777777" w:rsidR="00207032" w:rsidRPr="00207032" w:rsidRDefault="00207032" w:rsidP="00207032">
      <w:pPr>
        <w:pStyle w:val="EndNoteBibliography"/>
        <w:ind w:left="720" w:hanging="720"/>
      </w:pPr>
      <w:r w:rsidRPr="00207032">
        <w:t xml:space="preserve">8. Bygbjerg I. Double burden of noncommunicable and infectious diseases in developing countries. </w:t>
      </w:r>
      <w:r w:rsidRPr="00207032">
        <w:rPr>
          <w:i/>
        </w:rPr>
        <w:t>Science</w:t>
      </w:r>
      <w:r w:rsidRPr="00207032">
        <w:t xml:space="preserve"> 2012;337(6101):1499-501.</w:t>
      </w:r>
    </w:p>
    <w:p w14:paraId="4D5D3D32" w14:textId="77777777" w:rsidR="00207032" w:rsidRPr="00207032" w:rsidRDefault="00207032" w:rsidP="00207032">
      <w:pPr>
        <w:pStyle w:val="EndNoteBibliography"/>
        <w:ind w:left="720" w:hanging="720"/>
      </w:pPr>
      <w:r w:rsidRPr="00207032">
        <w:t xml:space="preserve">9. Urquieta-Salomón JE, Villarreal HJ. Evolution of health coverage in Mexico: evidence of progress and challenges in the Mexican health system. </w:t>
      </w:r>
      <w:r w:rsidRPr="00207032">
        <w:rPr>
          <w:i/>
        </w:rPr>
        <w:t>Health policy and planning</w:t>
      </w:r>
      <w:r w:rsidRPr="00207032">
        <w:t xml:space="preserve"> 2015;31(1):28-36.</w:t>
      </w:r>
    </w:p>
    <w:p w14:paraId="114B2C2C" w14:textId="77777777" w:rsidR="00207032" w:rsidRPr="00207032" w:rsidRDefault="00207032" w:rsidP="00207032">
      <w:pPr>
        <w:pStyle w:val="EndNoteBibliography"/>
        <w:ind w:left="720" w:hanging="720"/>
      </w:pPr>
      <w:r w:rsidRPr="00207032">
        <w:lastRenderedPageBreak/>
        <w:t xml:space="preserve">10. Nolte E, McKee CM. Measuring the health of nations: updating an earlier analysis. </w:t>
      </w:r>
      <w:r w:rsidRPr="00207032">
        <w:rPr>
          <w:i/>
        </w:rPr>
        <w:t>Health affairs</w:t>
      </w:r>
      <w:r w:rsidRPr="00207032">
        <w:t xml:space="preserve"> 2008;27(1):58-71.</w:t>
      </w:r>
    </w:p>
    <w:p w14:paraId="409FE01E" w14:textId="77777777" w:rsidR="00207032" w:rsidRPr="00207032" w:rsidRDefault="00207032" w:rsidP="00207032">
      <w:pPr>
        <w:pStyle w:val="EndNoteBibliography"/>
        <w:ind w:left="720" w:hanging="720"/>
      </w:pPr>
      <w:r w:rsidRPr="00207032">
        <w:t xml:space="preserve">11. Nolte E, McKee M. Measuring the health of nations: analysis of mortality amenable to health care. </w:t>
      </w:r>
      <w:r w:rsidRPr="00207032">
        <w:rPr>
          <w:i/>
        </w:rPr>
        <w:t>Bmj</w:t>
      </w:r>
      <w:r w:rsidRPr="00207032">
        <w:t xml:space="preserve"> 2003;327(7424):1129.</w:t>
      </w:r>
    </w:p>
    <w:p w14:paraId="68EBA226" w14:textId="77777777" w:rsidR="00207032" w:rsidRPr="00207032" w:rsidRDefault="00207032" w:rsidP="00207032">
      <w:pPr>
        <w:pStyle w:val="EndNoteBibliography"/>
        <w:ind w:left="720" w:hanging="720"/>
      </w:pPr>
      <w:r w:rsidRPr="00207032">
        <w:t xml:space="preserve">12. Franco-Marina F, Lozano R, Villa B, et al. La mortalidad en México, 2000-2004. Muertes Evitables: magnitud, distribución y tendencias. </w:t>
      </w:r>
      <w:r w:rsidRPr="00207032">
        <w:rPr>
          <w:i/>
        </w:rPr>
        <w:t>Dirección General de Información en Salud, Secretaría de Salud México</w:t>
      </w:r>
      <w:r w:rsidRPr="00207032">
        <w:t xml:space="preserve"> 2006:2.</w:t>
      </w:r>
    </w:p>
    <w:p w14:paraId="348E5065" w14:textId="77777777" w:rsidR="00207032" w:rsidRPr="00207032" w:rsidRDefault="00207032" w:rsidP="00207032">
      <w:pPr>
        <w:pStyle w:val="EndNoteBibliography"/>
        <w:ind w:left="720" w:hanging="720"/>
      </w:pPr>
      <w:r w:rsidRPr="00207032">
        <w:t xml:space="preserve">13. Dávila-Cervantes CA, Agudelo-Botero M. Mortalidad evitable en México y su contribución a los años de vida perdidos: Análisis por grado de marginación estatal, 2001-2010. </w:t>
      </w:r>
      <w:r w:rsidRPr="00207032">
        <w:rPr>
          <w:i/>
        </w:rPr>
        <w:t>Papeles de población</w:t>
      </w:r>
      <w:r w:rsidRPr="00207032">
        <w:t xml:space="preserve"> 2014;20(82):267-86.</w:t>
      </w:r>
    </w:p>
    <w:p w14:paraId="24961627" w14:textId="77777777" w:rsidR="00207032" w:rsidRPr="00207032" w:rsidRDefault="00207032" w:rsidP="00207032">
      <w:pPr>
        <w:pStyle w:val="EndNoteBibliography"/>
        <w:ind w:left="720" w:hanging="720"/>
      </w:pPr>
      <w:r w:rsidRPr="00207032">
        <w:t xml:space="preserve">14. Aburto JM, Beltrán-Sánchez H, García-Guerrero VM, et al. Homicides in Mexico reversed life expectancy gains for men and slowed them for women, 2000–10. </w:t>
      </w:r>
      <w:r w:rsidRPr="00207032">
        <w:rPr>
          <w:i/>
        </w:rPr>
        <w:t>Health Affairs</w:t>
      </w:r>
      <w:r w:rsidRPr="00207032">
        <w:t xml:space="preserve"> 2016;35(1):88-95.</w:t>
      </w:r>
    </w:p>
    <w:p w14:paraId="5CB557E4" w14:textId="77777777" w:rsidR="00207032" w:rsidRPr="00207032" w:rsidRDefault="00207032" w:rsidP="00207032">
      <w:pPr>
        <w:pStyle w:val="EndNoteBibliography"/>
        <w:ind w:left="720" w:hanging="720"/>
      </w:pPr>
      <w:r w:rsidRPr="00207032">
        <w:t xml:space="preserve">15. Canudas-Romo V, Aburto JM, García-Guerrero VM, et al. Mexico's epidemic of violence and its public health significance on average length of life. </w:t>
      </w:r>
      <w:r w:rsidRPr="00207032">
        <w:rPr>
          <w:i/>
        </w:rPr>
        <w:t>Journal of epidemiology and community health</w:t>
      </w:r>
      <w:r w:rsidRPr="00207032">
        <w:t xml:space="preserve"> 2017;71(2):188-93.</w:t>
      </w:r>
    </w:p>
    <w:p w14:paraId="5126395D" w14:textId="77777777" w:rsidR="00207032" w:rsidRPr="00207032" w:rsidRDefault="00207032" w:rsidP="00207032">
      <w:pPr>
        <w:pStyle w:val="EndNoteBibliography"/>
        <w:ind w:left="720" w:hanging="720"/>
      </w:pPr>
      <w:r w:rsidRPr="00207032">
        <w:t xml:space="preserve">16. Gómez-Dantés H, Fullman N, Lamadrid-Figueroa H, et al. Dissonant health transition in the states of Mexico, 1990–2013: a systematic analysis for the Global Burden of Disease Study 2013. </w:t>
      </w:r>
      <w:r w:rsidRPr="00207032">
        <w:rPr>
          <w:i/>
        </w:rPr>
        <w:t>The Lancet</w:t>
      </w:r>
      <w:r w:rsidRPr="00207032">
        <w:t xml:space="preserve"> 2016;388(10058):2386-402.</w:t>
      </w:r>
    </w:p>
    <w:p w14:paraId="64D32607" w14:textId="77777777" w:rsidR="00207032" w:rsidRPr="00207032" w:rsidRDefault="00207032" w:rsidP="00207032">
      <w:pPr>
        <w:pStyle w:val="EndNoteBibliography"/>
        <w:ind w:left="720" w:hanging="720"/>
      </w:pPr>
      <w:r w:rsidRPr="00207032">
        <w:t>17. Whelpton PK, Eldridge HT, Seigel JS. Forecasts of the Population of the United States, 1945-1975: US Govt. Print. Off. 1948.</w:t>
      </w:r>
    </w:p>
    <w:p w14:paraId="57BD9DE6" w14:textId="77777777" w:rsidR="00207032" w:rsidRPr="00207032" w:rsidRDefault="00207032" w:rsidP="00207032">
      <w:pPr>
        <w:pStyle w:val="EndNoteBibliography"/>
        <w:ind w:left="720" w:hanging="720"/>
      </w:pPr>
      <w:r w:rsidRPr="00207032">
        <w:t xml:space="preserve">18. Wunsch G. A minimum life-table for Europe. </w:t>
      </w:r>
      <w:r w:rsidRPr="00207032">
        <w:rPr>
          <w:i/>
        </w:rPr>
        <w:t>European Demographic Information Bulletin</w:t>
      </w:r>
      <w:r w:rsidRPr="00207032">
        <w:t xml:space="preserve"> 1975;5(1):2-10.</w:t>
      </w:r>
    </w:p>
    <w:p w14:paraId="097CB3EE" w14:textId="77777777" w:rsidR="00207032" w:rsidRPr="00207032" w:rsidRDefault="00207032" w:rsidP="00207032">
      <w:pPr>
        <w:pStyle w:val="EndNoteBibliography"/>
        <w:ind w:left="720" w:hanging="720"/>
      </w:pPr>
      <w:r w:rsidRPr="00207032">
        <w:t xml:space="preserve">19. Vallin J, Meslé F. Minimum Mortality: A Predictor of Future Progress? </w:t>
      </w:r>
      <w:r w:rsidRPr="00207032">
        <w:rPr>
          <w:i/>
        </w:rPr>
        <w:t>Population-E</w:t>
      </w:r>
      <w:r w:rsidRPr="00207032">
        <w:t xml:space="preserve"> 2008;63(04):557-90.</w:t>
      </w:r>
    </w:p>
    <w:p w14:paraId="7BB3D80F" w14:textId="77777777" w:rsidR="00207032" w:rsidRPr="00207032" w:rsidRDefault="00207032" w:rsidP="00207032">
      <w:pPr>
        <w:pStyle w:val="EndNoteBibliography"/>
        <w:ind w:left="720" w:hanging="720"/>
      </w:pPr>
      <w:r w:rsidRPr="00207032">
        <w:t xml:space="preserve">20. González-Pier E, Barraza-Lloréns M, Beyeler N, et al. Mexico's path towards the Sustainable Development Goal for health: an assessment of the feasibility of reducing premature mortality by 40% by 2030. </w:t>
      </w:r>
      <w:r w:rsidRPr="00207032">
        <w:rPr>
          <w:i/>
        </w:rPr>
        <w:t>The Lancet Global Health</w:t>
      </w:r>
      <w:r w:rsidRPr="00207032">
        <w:t xml:space="preserve"> 2016;4(10):e714-e25.</w:t>
      </w:r>
    </w:p>
    <w:p w14:paraId="42AAA859" w14:textId="77777777" w:rsidR="00207032" w:rsidRPr="00207032" w:rsidRDefault="00207032" w:rsidP="00207032">
      <w:pPr>
        <w:pStyle w:val="EndNoteBibliography"/>
        <w:ind w:left="720" w:hanging="720"/>
      </w:pPr>
      <w:r w:rsidRPr="00207032">
        <w:t xml:space="preserve">21. Gamlin J. Violence and homicide in Mexico: a global health issue. </w:t>
      </w:r>
      <w:r w:rsidRPr="00207032">
        <w:rPr>
          <w:i/>
        </w:rPr>
        <w:t>The Lancet</w:t>
      </w:r>
      <w:r w:rsidRPr="00207032">
        <w:t xml:space="preserve"> 2015;385(9968):605-06.</w:t>
      </w:r>
    </w:p>
    <w:p w14:paraId="6649F166" w14:textId="77777777" w:rsidR="00207032" w:rsidRPr="00207032" w:rsidRDefault="00207032" w:rsidP="00207032">
      <w:pPr>
        <w:pStyle w:val="EndNoteBibliography"/>
        <w:ind w:left="720" w:hanging="720"/>
      </w:pPr>
      <w:r w:rsidRPr="00207032">
        <w:t xml:space="preserve">22. Frenk J. Bridging the divide: global lessons from evidence-based health policy in Mexico. </w:t>
      </w:r>
      <w:r w:rsidRPr="00207032">
        <w:rPr>
          <w:i/>
        </w:rPr>
        <w:t>The Lancet</w:t>
      </w:r>
      <w:r w:rsidRPr="00207032">
        <w:t xml:space="preserve"> 2006;368(9539):954-61.</w:t>
      </w:r>
    </w:p>
    <w:p w14:paraId="5D1774AE" w14:textId="77777777" w:rsidR="00207032" w:rsidRPr="00207032" w:rsidRDefault="00207032" w:rsidP="00207032">
      <w:pPr>
        <w:pStyle w:val="EndNoteBibliography"/>
        <w:ind w:left="720" w:hanging="720"/>
      </w:pPr>
      <w:r w:rsidRPr="00207032">
        <w:t xml:space="preserve">23. INEGI. Estadísticas vitales Mortalidad. </w:t>
      </w:r>
      <w:r w:rsidRPr="00207032">
        <w:rPr>
          <w:i/>
        </w:rPr>
        <w:t>National Institute of Statistics Mexico</w:t>
      </w:r>
      <w:r w:rsidRPr="00207032">
        <w:t xml:space="preserve"> 2017</w:t>
      </w:r>
    </w:p>
    <w:p w14:paraId="358F0DA1" w14:textId="204F0297" w:rsidR="00207032" w:rsidRPr="00207032" w:rsidRDefault="00207032" w:rsidP="00207032">
      <w:pPr>
        <w:pStyle w:val="EndNoteBibliography"/>
        <w:ind w:left="720" w:hanging="720"/>
      </w:pPr>
      <w:r w:rsidRPr="00207032">
        <w:t xml:space="preserve">24. CONAPO. Mexican Population Council: Population estimates. 2017 [Available from: </w:t>
      </w:r>
      <w:hyperlink r:id="rId11" w:history="1">
        <w:r w:rsidRPr="00207032">
          <w:rPr>
            <w:rStyle w:val="Hyperlink"/>
          </w:rPr>
          <w:t>https://datos.gob.mx/busca/dataset/activity/proyecciones-de-la-poblacion-de-mexico</w:t>
        </w:r>
      </w:hyperlink>
      <w:r w:rsidRPr="00207032">
        <w:t xml:space="preserve"> accessed 21/4/2017 2017.</w:t>
      </w:r>
    </w:p>
    <w:p w14:paraId="2938B770" w14:textId="77777777" w:rsidR="00207032" w:rsidRPr="00207032" w:rsidRDefault="00207032" w:rsidP="00207032">
      <w:pPr>
        <w:pStyle w:val="EndNoteBibliography"/>
        <w:ind w:left="720" w:hanging="720"/>
      </w:pPr>
      <w:r w:rsidRPr="00207032">
        <w:t xml:space="preserve">25. Patel KV, Peek MK, Wong R, et al. Comorbidity and disability in elderly Mexican and Mexican American adults: findings from Mexico and the southwestern United States. </w:t>
      </w:r>
      <w:r w:rsidRPr="00207032">
        <w:rPr>
          <w:i/>
        </w:rPr>
        <w:t>Journal of aging and health</w:t>
      </w:r>
      <w:r w:rsidRPr="00207032">
        <w:t xml:space="preserve"> 2006;18(2):315-29.</w:t>
      </w:r>
    </w:p>
    <w:p w14:paraId="1CFBBF1A" w14:textId="77777777" w:rsidR="00207032" w:rsidRPr="00207032" w:rsidRDefault="00207032" w:rsidP="00207032">
      <w:pPr>
        <w:pStyle w:val="EndNoteBibliography"/>
        <w:ind w:left="720" w:hanging="720"/>
      </w:pPr>
      <w:r w:rsidRPr="00207032">
        <w:t xml:space="preserve">26. Arriaga EE. Measuring and explaining the change in life expectancies. </w:t>
      </w:r>
      <w:r w:rsidRPr="00207032">
        <w:rPr>
          <w:i/>
        </w:rPr>
        <w:t>Demography</w:t>
      </w:r>
      <w:r w:rsidRPr="00207032">
        <w:t xml:space="preserve"> 1984;21(1):83-96.</w:t>
      </w:r>
    </w:p>
    <w:p w14:paraId="31AF589E" w14:textId="77777777" w:rsidR="00207032" w:rsidRPr="00207032" w:rsidRDefault="00207032" w:rsidP="00207032">
      <w:pPr>
        <w:pStyle w:val="EndNoteBibliography"/>
        <w:ind w:left="720" w:hanging="720"/>
      </w:pPr>
      <w:r w:rsidRPr="00207032">
        <w:t xml:space="preserve">27. Canudas-Romo V, Liu L, Zimmerman L, et al. Potential gains in reproductive-aged life expectancy by eliminating maternal mortality: a demographic bonus of achieving MDG 5. </w:t>
      </w:r>
      <w:r w:rsidRPr="00207032">
        <w:rPr>
          <w:i/>
        </w:rPr>
        <w:t>PloS one</w:t>
      </w:r>
      <w:r w:rsidRPr="00207032">
        <w:t xml:space="preserve"> 2014;9(2):e86694.</w:t>
      </w:r>
    </w:p>
    <w:p w14:paraId="5D861F1D" w14:textId="77777777" w:rsidR="00207032" w:rsidRPr="00207032" w:rsidRDefault="00207032" w:rsidP="00207032">
      <w:pPr>
        <w:pStyle w:val="EndNoteBibliography"/>
        <w:ind w:left="720" w:hanging="720"/>
      </w:pPr>
      <w:r w:rsidRPr="00207032">
        <w:t xml:space="preserve">28. Cao B, Bray F, Beltrán-Sánchez H, et al. Benchmarking life expectancy and cancer mortality: global comparison with cardiovascular disease 1981-2010. </w:t>
      </w:r>
      <w:r w:rsidRPr="00207032">
        <w:rPr>
          <w:i/>
        </w:rPr>
        <w:t>Bmj</w:t>
      </w:r>
      <w:r w:rsidRPr="00207032">
        <w:t xml:space="preserve"> 2017;357:j2765.</w:t>
      </w:r>
    </w:p>
    <w:p w14:paraId="17257034" w14:textId="77777777" w:rsidR="00207032" w:rsidRPr="00207032" w:rsidRDefault="00207032" w:rsidP="00207032">
      <w:pPr>
        <w:pStyle w:val="EndNoteBibliography"/>
        <w:ind w:left="720" w:hanging="720"/>
      </w:pPr>
      <w:r w:rsidRPr="00207032">
        <w:t xml:space="preserve">29. González-González C, Sánchez-García S, Juárez-Cedillo T, et al. Health care utilization in the elderly Mexican population: expenditures and determinants. </w:t>
      </w:r>
      <w:r w:rsidRPr="00207032">
        <w:rPr>
          <w:i/>
        </w:rPr>
        <w:t>BMC public health</w:t>
      </w:r>
      <w:r w:rsidRPr="00207032">
        <w:t xml:space="preserve"> 2011;11(1):192.</w:t>
      </w:r>
    </w:p>
    <w:p w14:paraId="5D7DB080" w14:textId="77777777" w:rsidR="00207032" w:rsidRPr="00207032" w:rsidRDefault="00207032" w:rsidP="00207032">
      <w:pPr>
        <w:pStyle w:val="EndNoteBibliography"/>
        <w:ind w:left="720" w:hanging="720"/>
      </w:pPr>
      <w:r w:rsidRPr="00207032">
        <w:t xml:space="preserve">30. Camarda CG. MortalitySmooth: An R Package for Smoothing Poisson Counts with P-Splines. </w:t>
      </w:r>
      <w:r w:rsidRPr="00207032">
        <w:rPr>
          <w:i/>
        </w:rPr>
        <w:t>Journal of Statistical Software</w:t>
      </w:r>
      <w:r w:rsidRPr="00207032">
        <w:t xml:space="preserve"> 2012;50:1-24.</w:t>
      </w:r>
    </w:p>
    <w:p w14:paraId="7C46A271" w14:textId="15660F84" w:rsidR="00207032" w:rsidRPr="00207032" w:rsidRDefault="00207032" w:rsidP="00207032">
      <w:pPr>
        <w:pStyle w:val="EndNoteBibliography"/>
        <w:ind w:left="720" w:hanging="720"/>
      </w:pPr>
      <w:r w:rsidRPr="00207032">
        <w:lastRenderedPageBreak/>
        <w:t xml:space="preserve">31. Wilmoth JR, Andreev K, Jdanov D, et al. Methods protocol for the human mortality database. </w:t>
      </w:r>
      <w:r w:rsidRPr="00207032">
        <w:rPr>
          <w:i/>
        </w:rPr>
        <w:t xml:space="preserve">University of California, Berkeley, and Max Planck Institute for Demographic Research, Rostock URL: </w:t>
      </w:r>
      <w:hyperlink r:id="rId12" w:history="1">
        <w:r w:rsidRPr="00207032">
          <w:rPr>
            <w:rStyle w:val="Hyperlink"/>
          </w:rPr>
          <w:t>http://mortality</w:t>
        </w:r>
      </w:hyperlink>
      <w:r w:rsidRPr="00207032">
        <w:rPr>
          <w:i/>
        </w:rPr>
        <w:t xml:space="preserve"> org [version 31/05/2007]</w:t>
      </w:r>
      <w:r w:rsidRPr="00207032">
        <w:t xml:space="preserve"> 2007;9:10-11.</w:t>
      </w:r>
    </w:p>
    <w:p w14:paraId="7F513F68" w14:textId="77777777" w:rsidR="00207032" w:rsidRPr="00207032" w:rsidRDefault="00207032" w:rsidP="00207032">
      <w:pPr>
        <w:pStyle w:val="EndNoteBibliography"/>
        <w:ind w:left="720" w:hanging="720"/>
      </w:pPr>
      <w:r w:rsidRPr="00207032">
        <w:t>32. Preston S, Heuveline P, Guillot M. Demography: measuring and modeling population processes2000.</w:t>
      </w:r>
    </w:p>
    <w:p w14:paraId="2D185DD2" w14:textId="77777777" w:rsidR="00207032" w:rsidRPr="00207032" w:rsidRDefault="00207032" w:rsidP="00207032">
      <w:pPr>
        <w:pStyle w:val="EndNoteBibliography"/>
        <w:ind w:left="720" w:hanging="720"/>
      </w:pPr>
      <w:r w:rsidRPr="00207032">
        <w:t xml:space="preserve">33. Horiuchi S, Wilmoth JR, Pletcher SD. A decomposition method based on a model of continuous change. </w:t>
      </w:r>
      <w:r w:rsidRPr="00207032">
        <w:rPr>
          <w:i/>
        </w:rPr>
        <w:t>Demography</w:t>
      </w:r>
      <w:r w:rsidRPr="00207032">
        <w:t xml:space="preserve"> 2008;45(4):785-801.</w:t>
      </w:r>
    </w:p>
    <w:p w14:paraId="6B223CA3" w14:textId="77777777" w:rsidR="00207032" w:rsidRPr="00207032" w:rsidRDefault="00207032" w:rsidP="00207032">
      <w:pPr>
        <w:pStyle w:val="EndNoteBibliography"/>
        <w:ind w:left="720" w:hanging="720"/>
      </w:pPr>
      <w:r w:rsidRPr="00207032">
        <w:t>34. Aburto JM, van Raalte A. Lifespan dispersion in times of life expectancy fluctuation: the case of Central and Eastern Europe. 2017</w:t>
      </w:r>
    </w:p>
    <w:p w14:paraId="29EEBF36" w14:textId="77777777" w:rsidR="00207032" w:rsidRPr="00207032" w:rsidRDefault="00207032" w:rsidP="00207032">
      <w:pPr>
        <w:pStyle w:val="EndNoteBibliography"/>
        <w:ind w:left="720" w:hanging="720"/>
      </w:pPr>
      <w:r w:rsidRPr="00207032">
        <w:t xml:space="preserve">35. Zalsman G, Hawton K, Wasserman D, et al. Suicide prevention strategies revisited: 10-year systematic review. </w:t>
      </w:r>
      <w:r w:rsidRPr="00207032">
        <w:rPr>
          <w:i/>
        </w:rPr>
        <w:t>The Lancet Psychiatry</w:t>
      </w:r>
      <w:r w:rsidRPr="00207032">
        <w:t xml:space="preserve"> 2016;3(7):646-59.</w:t>
      </w:r>
    </w:p>
    <w:p w14:paraId="5AA0F477" w14:textId="77777777" w:rsidR="00207032" w:rsidRPr="00207032" w:rsidRDefault="00207032" w:rsidP="00207032">
      <w:pPr>
        <w:pStyle w:val="EndNoteBibliography"/>
        <w:ind w:left="720" w:hanging="720"/>
      </w:pPr>
      <w:r w:rsidRPr="00207032">
        <w:t xml:space="preserve">36. Hernández B, Ramírez-Villalobos D, Romero M, et al. Assessing quality of medical death certification: concordance between gold standard diagnosis and underlying cause of death in selected Mexican hospitals. </w:t>
      </w:r>
      <w:r w:rsidRPr="00207032">
        <w:rPr>
          <w:i/>
        </w:rPr>
        <w:t>Population health metrics</w:t>
      </w:r>
      <w:r w:rsidRPr="00207032">
        <w:t xml:space="preserve"> 2011;9(1):38.</w:t>
      </w:r>
    </w:p>
    <w:p w14:paraId="2CFA14C9" w14:textId="77777777" w:rsidR="00207032" w:rsidRPr="00207032" w:rsidRDefault="00207032" w:rsidP="00207032">
      <w:pPr>
        <w:pStyle w:val="EndNoteBibliography"/>
        <w:ind w:left="720" w:hanging="720"/>
      </w:pPr>
      <w:r w:rsidRPr="00207032">
        <w:t>37. Steinberg N. Neither Rights Nor Security: Killings, Torture, and Disappearances in Mexico's War on Drugs: Human Rights Watch 2011.</w:t>
      </w:r>
    </w:p>
    <w:p w14:paraId="3827B08D" w14:textId="77777777" w:rsidR="00207032" w:rsidRPr="00207032" w:rsidRDefault="00207032" w:rsidP="00207032">
      <w:pPr>
        <w:pStyle w:val="EndNoteBibliography"/>
        <w:ind w:left="720" w:hanging="720"/>
      </w:pPr>
      <w:r w:rsidRPr="00207032">
        <w:t xml:space="preserve">38. Wright MW. Epistemological Ignorances and Fighting for the Disappeared: Lessons from Mexico. </w:t>
      </w:r>
      <w:r w:rsidRPr="00207032">
        <w:rPr>
          <w:i/>
        </w:rPr>
        <w:t>Antipode</w:t>
      </w:r>
      <w:r w:rsidRPr="00207032">
        <w:t xml:space="preserve"> 2017;49(1):249-69.</w:t>
      </w:r>
    </w:p>
    <w:p w14:paraId="26BF51B3" w14:textId="77777777" w:rsidR="00207032" w:rsidRPr="00207032" w:rsidRDefault="00207032" w:rsidP="00207032">
      <w:pPr>
        <w:pStyle w:val="EndNoteBibliography"/>
        <w:ind w:left="720" w:hanging="720"/>
      </w:pPr>
      <w:r w:rsidRPr="00207032">
        <w:t xml:space="preserve">39. Gavin JR, Alberti KG, Davidson MB, et al. Report of the expert committee on the diagnosis and classification of diabetes mellitus. </w:t>
      </w:r>
      <w:r w:rsidRPr="00207032">
        <w:rPr>
          <w:i/>
        </w:rPr>
        <w:t>Diabetes care</w:t>
      </w:r>
      <w:r w:rsidRPr="00207032">
        <w:t xml:space="preserve"> 2003;26(SUPPL. 1)</w:t>
      </w:r>
    </w:p>
    <w:p w14:paraId="745CFFC0" w14:textId="77777777" w:rsidR="00207032" w:rsidRPr="00207032" w:rsidRDefault="00207032" w:rsidP="00207032">
      <w:pPr>
        <w:pStyle w:val="EndNoteBibliography"/>
        <w:ind w:left="720" w:hanging="720"/>
      </w:pPr>
      <w:r w:rsidRPr="00207032">
        <w:t xml:space="preserve">40. Organization WH. Global health observatory data repository 2018. </w:t>
      </w:r>
      <w:r w:rsidRPr="00207032">
        <w:rPr>
          <w:i/>
        </w:rPr>
        <w:t>Available at who int/gho/data/node main A</w:t>
      </w:r>
      <w:r w:rsidRPr="00207032">
        <w:t xml:space="preserve"> 2018;364</w:t>
      </w:r>
    </w:p>
    <w:p w14:paraId="725DB282" w14:textId="77777777" w:rsidR="00207032" w:rsidRPr="00207032" w:rsidRDefault="00207032" w:rsidP="00207032">
      <w:pPr>
        <w:pStyle w:val="EndNoteBibliography"/>
        <w:ind w:left="720" w:hanging="720"/>
      </w:pPr>
      <w:r w:rsidRPr="00207032">
        <w:t>41. Salud OMdl, Salud dPdl. Enfermedades transmisibles y análisis de salud/información y análisis de Salud: Situación de salud en las Américas: Indicadores Básicos 2013: OPS Washington^ eD. C DC, 2013.</w:t>
      </w:r>
    </w:p>
    <w:p w14:paraId="0AB1668B" w14:textId="77777777" w:rsidR="00207032" w:rsidRPr="00207032" w:rsidRDefault="00207032" w:rsidP="00207032">
      <w:pPr>
        <w:pStyle w:val="EndNoteBibliography"/>
        <w:ind w:left="720" w:hanging="720"/>
      </w:pPr>
      <w:r w:rsidRPr="00207032">
        <w:t>42. Beltrán-Sánchez H. Avoidable mortality. International handbook of adult mortality: Springer 2011:491-508.</w:t>
      </w:r>
    </w:p>
    <w:p w14:paraId="0181520F" w14:textId="77777777" w:rsidR="00207032" w:rsidRPr="00207032" w:rsidRDefault="00207032" w:rsidP="00207032">
      <w:pPr>
        <w:pStyle w:val="EndNoteBibliography"/>
        <w:ind w:left="720" w:hanging="720"/>
      </w:pPr>
      <w:r w:rsidRPr="00207032">
        <w:t xml:space="preserve">43. Nolte E, McKee CM. In amenable mortality—deaths avoidable through health care—progress in the US lags that of three European countries. </w:t>
      </w:r>
      <w:r w:rsidRPr="00207032">
        <w:rPr>
          <w:i/>
        </w:rPr>
        <w:t>Health Affairs</w:t>
      </w:r>
      <w:r w:rsidRPr="00207032">
        <w:t xml:space="preserve"> 2012:10.1377/hlthaff. 2011.0851.</w:t>
      </w:r>
    </w:p>
    <w:p w14:paraId="7806F0BB" w14:textId="77777777" w:rsidR="00207032" w:rsidRPr="00207032" w:rsidRDefault="00207032" w:rsidP="00207032">
      <w:pPr>
        <w:pStyle w:val="EndNoteBibliography"/>
        <w:ind w:left="720" w:hanging="720"/>
      </w:pPr>
      <w:r w:rsidRPr="00207032">
        <w:t xml:space="preserve">44. Holland W. Commentary: should we not go further than descriptions of avoidable mortality? </w:t>
      </w:r>
      <w:r w:rsidRPr="00207032">
        <w:rPr>
          <w:i/>
        </w:rPr>
        <w:t>International journal of epidemiology</w:t>
      </w:r>
      <w:r w:rsidRPr="00207032">
        <w:t xml:space="preserve"> 2003;32(3):447-48.</w:t>
      </w:r>
    </w:p>
    <w:p w14:paraId="78E7D7D8" w14:textId="77777777" w:rsidR="00207032" w:rsidRPr="00207032" w:rsidRDefault="00207032" w:rsidP="00207032">
      <w:pPr>
        <w:pStyle w:val="EndNoteBibliography"/>
        <w:ind w:left="720" w:hanging="720"/>
      </w:pPr>
      <w:r w:rsidRPr="00207032">
        <w:t xml:space="preserve">45. Espinal-Enríquez J, Larralde H. Analysis of México’s Narco-War Network (2007–2011). </w:t>
      </w:r>
      <w:r w:rsidRPr="00207032">
        <w:rPr>
          <w:i/>
        </w:rPr>
        <w:t>PloS one</w:t>
      </w:r>
      <w:r w:rsidRPr="00207032">
        <w:t xml:space="preserve"> 2015;10(5):e0126503.</w:t>
      </w:r>
    </w:p>
    <w:p w14:paraId="7D1B7036" w14:textId="77777777" w:rsidR="00207032" w:rsidRPr="00207032" w:rsidRDefault="00207032" w:rsidP="00207032">
      <w:pPr>
        <w:pStyle w:val="EndNoteBibliography"/>
        <w:ind w:left="720" w:hanging="720"/>
      </w:pPr>
      <w:r w:rsidRPr="00207032">
        <w:t xml:space="preserve">46. Hossain P, Kawar B, El Nahas M. Obesity and diabetes in the developing world—a growing challenge. </w:t>
      </w:r>
      <w:r w:rsidRPr="00207032">
        <w:rPr>
          <w:i/>
        </w:rPr>
        <w:t>New England journal of medicine</w:t>
      </w:r>
      <w:r w:rsidRPr="00207032">
        <w:t xml:space="preserve"> 2007;356(3):213-15.</w:t>
      </w:r>
    </w:p>
    <w:p w14:paraId="1BF6DD98" w14:textId="77777777" w:rsidR="00207032" w:rsidRPr="00207032" w:rsidRDefault="00207032" w:rsidP="00207032">
      <w:pPr>
        <w:pStyle w:val="EndNoteBibliography"/>
        <w:ind w:left="720" w:hanging="720"/>
      </w:pPr>
      <w:r w:rsidRPr="00207032">
        <w:t xml:space="preserve">47. Aschner P. Obesity in Latin America. </w:t>
      </w:r>
      <w:r w:rsidRPr="00207032">
        <w:rPr>
          <w:i/>
        </w:rPr>
        <w:t>Metabolic Syndrome: A Comprehensive Textbook</w:t>
      </w:r>
      <w:r w:rsidRPr="00207032">
        <w:t xml:space="preserve"> 2016:33-39.</w:t>
      </w:r>
    </w:p>
    <w:p w14:paraId="50FA3D0D" w14:textId="77777777" w:rsidR="00207032" w:rsidRPr="00207032" w:rsidRDefault="00207032" w:rsidP="00207032">
      <w:pPr>
        <w:pStyle w:val="EndNoteBibliography"/>
        <w:ind w:left="720" w:hanging="720"/>
      </w:pPr>
      <w:r w:rsidRPr="00207032">
        <w:t xml:space="preserve">48. Kuri-Morales P, Emberson J, Alegre-Díaz J, et al. The prevalence of chronic diseases and major disease risk factors at different ages among 150 000 men and women living in Mexico City: cross-sectional analyses of a prospective study. </w:t>
      </w:r>
      <w:r w:rsidRPr="00207032">
        <w:rPr>
          <w:i/>
        </w:rPr>
        <w:t>BMC Public Health</w:t>
      </w:r>
      <w:r w:rsidRPr="00207032">
        <w:t xml:space="preserve"> 2009;9(1):9.</w:t>
      </w:r>
    </w:p>
    <w:p w14:paraId="14C57303" w14:textId="77777777" w:rsidR="00207032" w:rsidRPr="00207032" w:rsidRDefault="00207032" w:rsidP="00207032">
      <w:pPr>
        <w:pStyle w:val="EndNoteBibliography"/>
        <w:ind w:left="720" w:hanging="720"/>
      </w:pPr>
      <w:r w:rsidRPr="00207032">
        <w:t xml:space="preserve">49. Rivera JA, Barquera S, Campirano F, et al. Epidemiological and nutritional transition in Mexico: rapid increase of non-communicable chronic diseases and obesity. </w:t>
      </w:r>
      <w:r w:rsidRPr="00207032">
        <w:rPr>
          <w:i/>
        </w:rPr>
        <w:t>Public health nutrition</w:t>
      </w:r>
      <w:r w:rsidRPr="00207032">
        <w:t xml:space="preserve"> 2002;5(1a):113-22.</w:t>
      </w:r>
    </w:p>
    <w:p w14:paraId="22354222" w14:textId="7B94C138" w:rsidR="007931FE" w:rsidRPr="00162930" w:rsidRDefault="000B12E8" w:rsidP="000705D0">
      <w:pPr>
        <w:rPr>
          <w:rFonts w:ascii="Times New Roman" w:hAnsi="Times New Roman" w:cs="Times New Roman"/>
          <w:sz w:val="26"/>
          <w:szCs w:val="26"/>
        </w:rPr>
      </w:pPr>
      <w:r w:rsidRPr="00162930">
        <w:rPr>
          <w:rFonts w:ascii="Times New Roman" w:hAnsi="Times New Roman" w:cs="Times New Roman"/>
          <w:sz w:val="26"/>
          <w:szCs w:val="26"/>
        </w:rPr>
        <w:fldChar w:fldCharType="end"/>
      </w:r>
    </w:p>
    <w:p w14:paraId="01F72A83" w14:textId="77777777" w:rsidR="007931FE" w:rsidRPr="00162930" w:rsidRDefault="007931FE" w:rsidP="00793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6"/>
          <w:szCs w:val="26"/>
        </w:rPr>
      </w:pPr>
    </w:p>
    <w:p w14:paraId="581D7129" w14:textId="23E8FD99" w:rsidR="007931FE" w:rsidRPr="000705D0" w:rsidRDefault="000705D0" w:rsidP="002F5D5E">
      <w:pPr>
        <w:rPr>
          <w:rFonts w:cstheme="minorHAnsi"/>
          <w:b/>
          <w:sz w:val="26"/>
          <w:szCs w:val="26"/>
        </w:rPr>
      </w:pPr>
      <w:r w:rsidRPr="000705D0">
        <w:rPr>
          <w:rFonts w:cstheme="minorHAnsi"/>
          <w:b/>
          <w:sz w:val="26"/>
          <w:szCs w:val="26"/>
        </w:rPr>
        <w:t>Endnotes</w:t>
      </w:r>
    </w:p>
    <w:sectPr w:rsidR="007931FE" w:rsidRPr="000705D0" w:rsidSect="00DE24EB">
      <w:footerReference w:type="default" r:id="rId13"/>
      <w:pgSz w:w="12240" w:h="15840"/>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54491B" w14:textId="77777777" w:rsidR="000C346E" w:rsidRDefault="000C346E" w:rsidP="008626B5">
      <w:r>
        <w:separator/>
      </w:r>
    </w:p>
  </w:endnote>
  <w:endnote w:type="continuationSeparator" w:id="0">
    <w:p w14:paraId="4D59B682" w14:textId="77777777" w:rsidR="000C346E" w:rsidRDefault="000C346E" w:rsidP="008626B5">
      <w:r>
        <w:continuationSeparator/>
      </w:r>
    </w:p>
  </w:endnote>
  <w:endnote w:id="1">
    <w:p w14:paraId="02A7DA89" w14:textId="51B31990" w:rsidR="00A70B68" w:rsidRPr="000705D0" w:rsidRDefault="00A70B68">
      <w:pPr>
        <w:pStyle w:val="EndnoteText"/>
        <w:rPr>
          <w:rFonts w:cstheme="minorHAnsi"/>
          <w:sz w:val="22"/>
          <w:szCs w:val="22"/>
        </w:rPr>
      </w:pPr>
      <w:r w:rsidRPr="000705D0">
        <w:rPr>
          <w:rStyle w:val="EndnoteReference"/>
          <w:rFonts w:cstheme="minorHAnsi"/>
          <w:sz w:val="22"/>
          <w:szCs w:val="22"/>
        </w:rPr>
        <w:endnoteRef/>
      </w:r>
      <w:r w:rsidRPr="000705D0">
        <w:rPr>
          <w:rFonts w:cstheme="minorHAnsi"/>
          <w:sz w:val="22"/>
          <w:szCs w:val="22"/>
        </w:rPr>
        <w:t xml:space="preserve"> The percentage of the population aged 65 or ol</w:t>
      </w:r>
      <w:r w:rsidR="00152DE4" w:rsidRPr="000705D0">
        <w:rPr>
          <w:rFonts w:cstheme="minorHAnsi"/>
          <w:sz w:val="22"/>
          <w:szCs w:val="22"/>
        </w:rPr>
        <w:t>der is projected to go from 6.0</w:t>
      </w:r>
      <w:r w:rsidRPr="000705D0">
        <w:rPr>
          <w:rFonts w:cstheme="minorHAnsi"/>
          <w:sz w:val="22"/>
          <w:szCs w:val="22"/>
        </w:rPr>
        <w:t xml:space="preserve">% in 2015 to </w:t>
      </w:r>
      <w:r w:rsidR="00152DE4" w:rsidRPr="000705D0">
        <w:rPr>
          <w:rFonts w:cstheme="minorHAnsi"/>
          <w:sz w:val="22"/>
          <w:szCs w:val="22"/>
        </w:rPr>
        <w:t>10.2</w:t>
      </w:r>
      <w:r w:rsidRPr="000705D0">
        <w:rPr>
          <w:rFonts w:cstheme="minorHAnsi"/>
          <w:sz w:val="22"/>
          <w:szCs w:val="22"/>
        </w:rPr>
        <w:t>% in 2030</w:t>
      </w:r>
      <w:r w:rsidR="00152DE4" w:rsidRPr="000705D0">
        <w:rPr>
          <w:rFonts w:cstheme="minorHAnsi"/>
          <w:sz w:val="22"/>
          <w:szCs w:val="22"/>
        </w:rPr>
        <w:t xml:space="preserve"> (Reference: CONAPO)</w:t>
      </w:r>
    </w:p>
  </w:endnote>
  <w:endnote w:id="2">
    <w:p w14:paraId="2582BACD" w14:textId="7CE75FB9" w:rsidR="001A786D" w:rsidRPr="000705D0" w:rsidRDefault="001A786D">
      <w:pPr>
        <w:pStyle w:val="EndnoteText"/>
        <w:rPr>
          <w:rFonts w:cstheme="minorHAnsi"/>
          <w:sz w:val="22"/>
          <w:szCs w:val="22"/>
        </w:rPr>
      </w:pPr>
      <w:r w:rsidRPr="000705D0">
        <w:rPr>
          <w:rStyle w:val="EndnoteReference"/>
          <w:rFonts w:cstheme="minorHAnsi"/>
          <w:sz w:val="22"/>
          <w:szCs w:val="22"/>
        </w:rPr>
        <w:endnoteRef/>
      </w:r>
      <w:r w:rsidRPr="000705D0">
        <w:rPr>
          <w:rFonts w:cstheme="minorHAnsi"/>
          <w:sz w:val="22"/>
          <w:szCs w:val="22"/>
        </w:rPr>
        <w:t xml:space="preserve"> [https://www.businessinsider.com.au/homicides-hit-new-high-mexico-alongside-increase-in-robberies-2017-11?r=US&amp;IR=T]  </w:t>
      </w:r>
    </w:p>
  </w:endnote>
  <w:endnote w:id="3">
    <w:p w14:paraId="00778703" w14:textId="65A0C45A" w:rsidR="000705D0" w:rsidRDefault="000705D0">
      <w:pPr>
        <w:pStyle w:val="EndnoteText"/>
        <w:rPr>
          <w:rFonts w:cstheme="minorHAnsi"/>
          <w:sz w:val="22"/>
          <w:szCs w:val="22"/>
        </w:rPr>
      </w:pPr>
      <w:r w:rsidRPr="000705D0">
        <w:rPr>
          <w:rStyle w:val="EndnoteReference"/>
          <w:rFonts w:cstheme="minorHAnsi"/>
          <w:sz w:val="22"/>
          <w:szCs w:val="22"/>
        </w:rPr>
        <w:endnoteRef/>
      </w:r>
      <w:r w:rsidRPr="000705D0">
        <w:rPr>
          <w:rFonts w:cstheme="minorHAnsi"/>
          <w:sz w:val="22"/>
          <w:szCs w:val="22"/>
        </w:rPr>
        <w:t xml:space="preserve"> [http://www.economist.com/blogs/graphicdetail/2017/03/daily-chart-23]</w:t>
      </w:r>
    </w:p>
    <w:p w14:paraId="6399ACDA" w14:textId="66D43BE3" w:rsidR="00B16004" w:rsidRDefault="00B16004">
      <w:pPr>
        <w:pStyle w:val="EndnoteText"/>
        <w:rPr>
          <w:rFonts w:cstheme="minorHAnsi"/>
          <w:sz w:val="22"/>
          <w:szCs w:val="22"/>
        </w:rPr>
      </w:pPr>
    </w:p>
    <w:p w14:paraId="521584F0" w14:textId="77777777" w:rsidR="00B16004" w:rsidRPr="00B16004" w:rsidRDefault="00B16004" w:rsidP="00B16004">
      <w:pPr>
        <w:rPr>
          <w:rFonts w:cstheme="minorHAnsi"/>
          <w:b/>
          <w:sz w:val="26"/>
          <w:szCs w:val="26"/>
        </w:rPr>
      </w:pPr>
      <w:r w:rsidRPr="00B16004">
        <w:rPr>
          <w:rFonts w:cstheme="minorHAnsi"/>
          <w:b/>
          <w:sz w:val="26"/>
          <w:szCs w:val="26"/>
        </w:rPr>
        <w:t>Additional Files</w:t>
      </w:r>
    </w:p>
    <w:p w14:paraId="770A6846" w14:textId="5262EBE2" w:rsidR="00B16004" w:rsidRPr="00B16004" w:rsidRDefault="00B16004" w:rsidP="00B16004">
      <w:r>
        <w:rPr>
          <w:rFonts w:cstheme="minorHAnsi"/>
          <w:sz w:val="26"/>
          <w:szCs w:val="26"/>
        </w:rPr>
        <w:t>Additional fil</w:t>
      </w:r>
      <w:r w:rsidRPr="00B16004">
        <w:rPr>
          <w:rFonts w:cstheme="minorHAnsi"/>
          <w:sz w:val="26"/>
          <w:szCs w:val="26"/>
        </w:rPr>
        <w:t>le 1 | Supplemental material</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E0002EFF" w:usb1="C0007843" w:usb2="00000009" w:usb3="00000000" w:csb0="000001FF" w:csb1="00000000"/>
  </w:font>
  <w:font w:name="FreeSans">
    <w:altName w:val="Yu Gothic"/>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3695895"/>
      <w:docPartObj>
        <w:docPartGallery w:val="Page Numbers (Bottom of Page)"/>
        <w:docPartUnique/>
      </w:docPartObj>
    </w:sdtPr>
    <w:sdtEndPr>
      <w:rPr>
        <w:noProof/>
      </w:rPr>
    </w:sdtEndPr>
    <w:sdtContent>
      <w:p w14:paraId="1D2CB218" w14:textId="50C1EC83" w:rsidR="001A786D" w:rsidRDefault="001A786D">
        <w:pPr>
          <w:pStyle w:val="Footer"/>
          <w:jc w:val="right"/>
        </w:pPr>
        <w:r>
          <w:fldChar w:fldCharType="begin"/>
        </w:r>
        <w:r>
          <w:instrText xml:space="preserve"> PAGE   \* MERGEFORMAT </w:instrText>
        </w:r>
        <w:r>
          <w:fldChar w:fldCharType="separate"/>
        </w:r>
        <w:r w:rsidR="009F13AF">
          <w:rPr>
            <w:noProof/>
          </w:rPr>
          <w:t>12</w:t>
        </w:r>
        <w:r>
          <w:rPr>
            <w:noProof/>
          </w:rPr>
          <w:fldChar w:fldCharType="end"/>
        </w:r>
      </w:p>
    </w:sdtContent>
  </w:sdt>
  <w:p w14:paraId="56B8FCA3" w14:textId="77777777" w:rsidR="001A786D" w:rsidRDefault="001A78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5A2D05" w14:textId="77777777" w:rsidR="000C346E" w:rsidRDefault="000C346E" w:rsidP="008626B5">
      <w:r>
        <w:separator/>
      </w:r>
    </w:p>
  </w:footnote>
  <w:footnote w:type="continuationSeparator" w:id="0">
    <w:p w14:paraId="7F2C8738" w14:textId="77777777" w:rsidR="000C346E" w:rsidRDefault="000C346E" w:rsidP="008626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F2717"/>
    <w:multiLevelType w:val="hybridMultilevel"/>
    <w:tmpl w:val="ABDA8040"/>
    <w:lvl w:ilvl="0" w:tplc="5F70B7E6">
      <w:numFmt w:val="bullet"/>
      <w:lvlText w:val=""/>
      <w:lvlJc w:val="left"/>
      <w:pPr>
        <w:ind w:left="720" w:hanging="360"/>
      </w:pPr>
      <w:rPr>
        <w:rFonts w:ascii="Symbol" w:eastAsiaTheme="minorHAnsi" w:hAnsi="Symbol"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2A35415"/>
    <w:multiLevelType w:val="hybridMultilevel"/>
    <w:tmpl w:val="41D64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772826"/>
    <w:multiLevelType w:val="hybridMultilevel"/>
    <w:tmpl w:val="C4E65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0D74CA"/>
    <w:multiLevelType w:val="multilevel"/>
    <w:tmpl w:val="93D4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F115C"/>
    <w:multiLevelType w:val="hybridMultilevel"/>
    <w:tmpl w:val="6818F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B855FB"/>
    <w:multiLevelType w:val="hybridMultilevel"/>
    <w:tmpl w:val="72049A2E"/>
    <w:lvl w:ilvl="0" w:tplc="CC461ED0">
      <w:numFmt w:val="bullet"/>
      <w:lvlText w:val=""/>
      <w:lvlJc w:val="left"/>
      <w:pPr>
        <w:ind w:left="720" w:hanging="360"/>
      </w:pPr>
      <w:rPr>
        <w:rFonts w:ascii="Symbol" w:eastAsiaTheme="minorHAnsi" w:hAnsi="Symbol"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4B3C7A5E"/>
    <w:multiLevelType w:val="hybridMultilevel"/>
    <w:tmpl w:val="7D4C6058"/>
    <w:lvl w:ilvl="0" w:tplc="7E2E50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BE30860"/>
    <w:multiLevelType w:val="hybridMultilevel"/>
    <w:tmpl w:val="ECBA3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B61412"/>
    <w:multiLevelType w:val="hybridMultilevel"/>
    <w:tmpl w:val="333C0F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1727980"/>
    <w:multiLevelType w:val="hybridMultilevel"/>
    <w:tmpl w:val="C7D00D70"/>
    <w:lvl w:ilvl="0" w:tplc="60BA36D4">
      <w:numFmt w:val="bullet"/>
      <w:lvlText w:val=""/>
      <w:lvlJc w:val="left"/>
      <w:pPr>
        <w:ind w:left="720" w:hanging="360"/>
      </w:pPr>
      <w:rPr>
        <w:rFonts w:ascii="Symbol" w:eastAsiaTheme="minorHAnsi" w:hAnsi="Symbol"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76FE509B"/>
    <w:multiLevelType w:val="hybridMultilevel"/>
    <w:tmpl w:val="F4AC1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10"/>
  </w:num>
  <w:num w:numId="4">
    <w:abstractNumId w:val="1"/>
  </w:num>
  <w:num w:numId="5">
    <w:abstractNumId w:val="9"/>
  </w:num>
  <w:num w:numId="6">
    <w:abstractNumId w:val="0"/>
  </w:num>
  <w:num w:numId="7">
    <w:abstractNumId w:val="5"/>
  </w:num>
  <w:num w:numId="8">
    <w:abstractNumId w:val="8"/>
  </w:num>
  <w:num w:numId="9">
    <w:abstractNumId w:val="7"/>
  </w:num>
  <w:num w:numId="10">
    <w:abstractNumId w:val="3"/>
  </w:num>
  <w:num w:numId="1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osé Manuel Aburto">
    <w15:presenceInfo w15:providerId="AD" w15:userId="S-1-5-21-2052111302-562591055-725345543-224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BMJ&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drptdvw2z50v6eazt65rd5ztfwzpewt2at9&quot;&gt;BMJ_REF&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2&lt;/item&gt;&lt;item&gt;33&lt;/item&gt;&lt;item&gt;34&lt;/item&gt;&lt;item&gt;35&lt;/item&gt;&lt;item&gt;36&lt;/item&gt;&lt;item&gt;37&lt;/item&gt;&lt;item&gt;38&lt;/item&gt;&lt;item&gt;39&lt;/item&gt;&lt;item&gt;40&lt;/item&gt;&lt;item&gt;41&lt;/item&gt;&lt;item&gt;42&lt;/item&gt;&lt;item&gt;43&lt;/item&gt;&lt;item&gt;44&lt;/item&gt;&lt;item&gt;45&lt;/item&gt;&lt;item&gt;46&lt;/item&gt;&lt;item&gt;50&lt;/item&gt;&lt;item&gt;51&lt;/item&gt;&lt;item&gt;52&lt;/item&gt;&lt;item&gt;53&lt;/item&gt;&lt;item&gt;54&lt;/item&gt;&lt;/record-ids&gt;&lt;/item&gt;&lt;/Libraries&gt;"/>
  </w:docVars>
  <w:rsids>
    <w:rsidRoot w:val="00897FA5"/>
    <w:rsid w:val="0000056F"/>
    <w:rsid w:val="00000632"/>
    <w:rsid w:val="000018B9"/>
    <w:rsid w:val="00001D26"/>
    <w:rsid w:val="000046A7"/>
    <w:rsid w:val="000052D1"/>
    <w:rsid w:val="00006FA1"/>
    <w:rsid w:val="0001038B"/>
    <w:rsid w:val="00011868"/>
    <w:rsid w:val="00011918"/>
    <w:rsid w:val="00011D23"/>
    <w:rsid w:val="000133A2"/>
    <w:rsid w:val="00013BF5"/>
    <w:rsid w:val="00013E0C"/>
    <w:rsid w:val="000140A4"/>
    <w:rsid w:val="00017B1B"/>
    <w:rsid w:val="000208D4"/>
    <w:rsid w:val="00021D00"/>
    <w:rsid w:val="00021F4F"/>
    <w:rsid w:val="000227BE"/>
    <w:rsid w:val="00023253"/>
    <w:rsid w:val="0002479F"/>
    <w:rsid w:val="00024C0A"/>
    <w:rsid w:val="00030E6E"/>
    <w:rsid w:val="000314AA"/>
    <w:rsid w:val="00032181"/>
    <w:rsid w:val="00034D1D"/>
    <w:rsid w:val="00035F7D"/>
    <w:rsid w:val="00043977"/>
    <w:rsid w:val="000444BB"/>
    <w:rsid w:val="000464C9"/>
    <w:rsid w:val="00050360"/>
    <w:rsid w:val="00053A64"/>
    <w:rsid w:val="0005454C"/>
    <w:rsid w:val="000552E8"/>
    <w:rsid w:val="00057052"/>
    <w:rsid w:val="000610F5"/>
    <w:rsid w:val="000614D5"/>
    <w:rsid w:val="000623C6"/>
    <w:rsid w:val="000652F3"/>
    <w:rsid w:val="000705D0"/>
    <w:rsid w:val="0007098C"/>
    <w:rsid w:val="00070F33"/>
    <w:rsid w:val="0007160B"/>
    <w:rsid w:val="000729C3"/>
    <w:rsid w:val="0007301D"/>
    <w:rsid w:val="000751FF"/>
    <w:rsid w:val="00075B60"/>
    <w:rsid w:val="00076F20"/>
    <w:rsid w:val="00080045"/>
    <w:rsid w:val="00080867"/>
    <w:rsid w:val="00080FC3"/>
    <w:rsid w:val="0008253E"/>
    <w:rsid w:val="00086BD9"/>
    <w:rsid w:val="00091CD4"/>
    <w:rsid w:val="00092C31"/>
    <w:rsid w:val="00093F2C"/>
    <w:rsid w:val="00095CD1"/>
    <w:rsid w:val="00096503"/>
    <w:rsid w:val="0009676B"/>
    <w:rsid w:val="000971E5"/>
    <w:rsid w:val="000976B1"/>
    <w:rsid w:val="000A2B79"/>
    <w:rsid w:val="000A37A3"/>
    <w:rsid w:val="000A4CB1"/>
    <w:rsid w:val="000A5691"/>
    <w:rsid w:val="000A6821"/>
    <w:rsid w:val="000A7C70"/>
    <w:rsid w:val="000B12E8"/>
    <w:rsid w:val="000B163F"/>
    <w:rsid w:val="000B19A9"/>
    <w:rsid w:val="000B1F3F"/>
    <w:rsid w:val="000B2315"/>
    <w:rsid w:val="000B29F0"/>
    <w:rsid w:val="000B3A8F"/>
    <w:rsid w:val="000B4937"/>
    <w:rsid w:val="000B5931"/>
    <w:rsid w:val="000C0F2F"/>
    <w:rsid w:val="000C346E"/>
    <w:rsid w:val="000C7752"/>
    <w:rsid w:val="000D1743"/>
    <w:rsid w:val="000D402B"/>
    <w:rsid w:val="000D4103"/>
    <w:rsid w:val="000D5AC2"/>
    <w:rsid w:val="000D6E25"/>
    <w:rsid w:val="000D7C52"/>
    <w:rsid w:val="000E1409"/>
    <w:rsid w:val="000E26A0"/>
    <w:rsid w:val="000E348B"/>
    <w:rsid w:val="000E3B4F"/>
    <w:rsid w:val="000E70CE"/>
    <w:rsid w:val="000E7DC7"/>
    <w:rsid w:val="000F3015"/>
    <w:rsid w:val="000F32E7"/>
    <w:rsid w:val="000F3403"/>
    <w:rsid w:val="000F6024"/>
    <w:rsid w:val="000F6546"/>
    <w:rsid w:val="000F6E84"/>
    <w:rsid w:val="00102234"/>
    <w:rsid w:val="00102266"/>
    <w:rsid w:val="00103644"/>
    <w:rsid w:val="001051B7"/>
    <w:rsid w:val="00105AB3"/>
    <w:rsid w:val="00106155"/>
    <w:rsid w:val="001102E1"/>
    <w:rsid w:val="00114117"/>
    <w:rsid w:val="001154AB"/>
    <w:rsid w:val="00115578"/>
    <w:rsid w:val="00115CC5"/>
    <w:rsid w:val="00121A51"/>
    <w:rsid w:val="0012295D"/>
    <w:rsid w:val="00123052"/>
    <w:rsid w:val="00125966"/>
    <w:rsid w:val="00126C1F"/>
    <w:rsid w:val="001306A6"/>
    <w:rsid w:val="0013165F"/>
    <w:rsid w:val="00132B4C"/>
    <w:rsid w:val="00133EFE"/>
    <w:rsid w:val="00135C42"/>
    <w:rsid w:val="00137DF8"/>
    <w:rsid w:val="001442A3"/>
    <w:rsid w:val="00147C2A"/>
    <w:rsid w:val="00151C18"/>
    <w:rsid w:val="001520C4"/>
    <w:rsid w:val="00152715"/>
    <w:rsid w:val="00152DE4"/>
    <w:rsid w:val="0015540E"/>
    <w:rsid w:val="00160E25"/>
    <w:rsid w:val="00161D41"/>
    <w:rsid w:val="00162930"/>
    <w:rsid w:val="00165035"/>
    <w:rsid w:val="00171CAA"/>
    <w:rsid w:val="001815A2"/>
    <w:rsid w:val="00181714"/>
    <w:rsid w:val="00182E0F"/>
    <w:rsid w:val="00184A14"/>
    <w:rsid w:val="00185EDC"/>
    <w:rsid w:val="00186759"/>
    <w:rsid w:val="00186A5E"/>
    <w:rsid w:val="00190B5F"/>
    <w:rsid w:val="00193BA5"/>
    <w:rsid w:val="00194EBF"/>
    <w:rsid w:val="00196DF0"/>
    <w:rsid w:val="001A0BB2"/>
    <w:rsid w:val="001A59BD"/>
    <w:rsid w:val="001A786D"/>
    <w:rsid w:val="001A7FB3"/>
    <w:rsid w:val="001B03CC"/>
    <w:rsid w:val="001B1448"/>
    <w:rsid w:val="001B4A59"/>
    <w:rsid w:val="001B5964"/>
    <w:rsid w:val="001B5AE5"/>
    <w:rsid w:val="001B6139"/>
    <w:rsid w:val="001B76E1"/>
    <w:rsid w:val="001C18C8"/>
    <w:rsid w:val="001C1A6B"/>
    <w:rsid w:val="001C2E2B"/>
    <w:rsid w:val="001C3BEA"/>
    <w:rsid w:val="001D27D9"/>
    <w:rsid w:val="001D3593"/>
    <w:rsid w:val="001D3A4E"/>
    <w:rsid w:val="001D3CBA"/>
    <w:rsid w:val="001E049B"/>
    <w:rsid w:val="001E3927"/>
    <w:rsid w:val="001E562B"/>
    <w:rsid w:val="001E58D9"/>
    <w:rsid w:val="001F411F"/>
    <w:rsid w:val="001F4BA6"/>
    <w:rsid w:val="001F6837"/>
    <w:rsid w:val="001F78E2"/>
    <w:rsid w:val="00203866"/>
    <w:rsid w:val="00205DAA"/>
    <w:rsid w:val="00206288"/>
    <w:rsid w:val="00207032"/>
    <w:rsid w:val="00211E35"/>
    <w:rsid w:val="00212E6B"/>
    <w:rsid w:val="00213CE0"/>
    <w:rsid w:val="00213E30"/>
    <w:rsid w:val="00213F7B"/>
    <w:rsid w:val="00214128"/>
    <w:rsid w:val="0021479E"/>
    <w:rsid w:val="00217579"/>
    <w:rsid w:val="0022126B"/>
    <w:rsid w:val="0022161F"/>
    <w:rsid w:val="0022329A"/>
    <w:rsid w:val="00223F55"/>
    <w:rsid w:val="00227CA3"/>
    <w:rsid w:val="00230647"/>
    <w:rsid w:val="0023597C"/>
    <w:rsid w:val="00237F54"/>
    <w:rsid w:val="00241894"/>
    <w:rsid w:val="0024214D"/>
    <w:rsid w:val="002463B3"/>
    <w:rsid w:val="002550BE"/>
    <w:rsid w:val="00256CCC"/>
    <w:rsid w:val="00262C06"/>
    <w:rsid w:val="00267B7B"/>
    <w:rsid w:val="0027107A"/>
    <w:rsid w:val="002765F5"/>
    <w:rsid w:val="00276873"/>
    <w:rsid w:val="0027708A"/>
    <w:rsid w:val="00277099"/>
    <w:rsid w:val="00277AC8"/>
    <w:rsid w:val="002800A9"/>
    <w:rsid w:val="002812A4"/>
    <w:rsid w:val="002826E2"/>
    <w:rsid w:val="0028540B"/>
    <w:rsid w:val="0028674F"/>
    <w:rsid w:val="00292D6F"/>
    <w:rsid w:val="00292DD8"/>
    <w:rsid w:val="00292E52"/>
    <w:rsid w:val="00293E5A"/>
    <w:rsid w:val="00294234"/>
    <w:rsid w:val="00294746"/>
    <w:rsid w:val="002962F6"/>
    <w:rsid w:val="00296F8E"/>
    <w:rsid w:val="00297BED"/>
    <w:rsid w:val="002A0D3A"/>
    <w:rsid w:val="002A3461"/>
    <w:rsid w:val="002A719E"/>
    <w:rsid w:val="002B0D6E"/>
    <w:rsid w:val="002B1569"/>
    <w:rsid w:val="002B3A7F"/>
    <w:rsid w:val="002B515A"/>
    <w:rsid w:val="002B5CC4"/>
    <w:rsid w:val="002B5E56"/>
    <w:rsid w:val="002B6154"/>
    <w:rsid w:val="002B77C9"/>
    <w:rsid w:val="002C014C"/>
    <w:rsid w:val="002C12C9"/>
    <w:rsid w:val="002C5B6D"/>
    <w:rsid w:val="002C640D"/>
    <w:rsid w:val="002D2E2E"/>
    <w:rsid w:val="002D3CB1"/>
    <w:rsid w:val="002D4556"/>
    <w:rsid w:val="002D47AC"/>
    <w:rsid w:val="002D5392"/>
    <w:rsid w:val="002D5CFA"/>
    <w:rsid w:val="002E059C"/>
    <w:rsid w:val="002E1363"/>
    <w:rsid w:val="002E2348"/>
    <w:rsid w:val="002E495E"/>
    <w:rsid w:val="002E4A25"/>
    <w:rsid w:val="002E5917"/>
    <w:rsid w:val="002E61E9"/>
    <w:rsid w:val="002F35BD"/>
    <w:rsid w:val="002F3ACA"/>
    <w:rsid w:val="002F491B"/>
    <w:rsid w:val="002F4DFD"/>
    <w:rsid w:val="002F5300"/>
    <w:rsid w:val="002F5D5E"/>
    <w:rsid w:val="002F62DD"/>
    <w:rsid w:val="002F75FF"/>
    <w:rsid w:val="00300272"/>
    <w:rsid w:val="00301966"/>
    <w:rsid w:val="00306181"/>
    <w:rsid w:val="00307D4D"/>
    <w:rsid w:val="00312221"/>
    <w:rsid w:val="00312C8E"/>
    <w:rsid w:val="003145A2"/>
    <w:rsid w:val="00314A20"/>
    <w:rsid w:val="00315F96"/>
    <w:rsid w:val="003163A2"/>
    <w:rsid w:val="00320ADC"/>
    <w:rsid w:val="0032240D"/>
    <w:rsid w:val="00322503"/>
    <w:rsid w:val="00322AB3"/>
    <w:rsid w:val="00323B4F"/>
    <w:rsid w:val="003269C6"/>
    <w:rsid w:val="00327149"/>
    <w:rsid w:val="00330988"/>
    <w:rsid w:val="003347D9"/>
    <w:rsid w:val="00337564"/>
    <w:rsid w:val="0034028C"/>
    <w:rsid w:val="00340C1C"/>
    <w:rsid w:val="00340C80"/>
    <w:rsid w:val="003428AD"/>
    <w:rsid w:val="00344ABF"/>
    <w:rsid w:val="0034584C"/>
    <w:rsid w:val="00345C88"/>
    <w:rsid w:val="003467D2"/>
    <w:rsid w:val="00346F99"/>
    <w:rsid w:val="00347B3A"/>
    <w:rsid w:val="00351373"/>
    <w:rsid w:val="00351857"/>
    <w:rsid w:val="003524CE"/>
    <w:rsid w:val="00353901"/>
    <w:rsid w:val="0035474E"/>
    <w:rsid w:val="0035669C"/>
    <w:rsid w:val="003576E6"/>
    <w:rsid w:val="00357D2E"/>
    <w:rsid w:val="0036116F"/>
    <w:rsid w:val="00361AF1"/>
    <w:rsid w:val="00361F02"/>
    <w:rsid w:val="00362144"/>
    <w:rsid w:val="003649F9"/>
    <w:rsid w:val="0037389E"/>
    <w:rsid w:val="00374DAD"/>
    <w:rsid w:val="00375441"/>
    <w:rsid w:val="00375BF4"/>
    <w:rsid w:val="00381F01"/>
    <w:rsid w:val="00382A4A"/>
    <w:rsid w:val="00382B51"/>
    <w:rsid w:val="003846FE"/>
    <w:rsid w:val="00385E11"/>
    <w:rsid w:val="00386D01"/>
    <w:rsid w:val="00387E52"/>
    <w:rsid w:val="003909D5"/>
    <w:rsid w:val="00395999"/>
    <w:rsid w:val="003A0237"/>
    <w:rsid w:val="003A0827"/>
    <w:rsid w:val="003A160D"/>
    <w:rsid w:val="003A61C9"/>
    <w:rsid w:val="003A7066"/>
    <w:rsid w:val="003B0A16"/>
    <w:rsid w:val="003B54D7"/>
    <w:rsid w:val="003B580C"/>
    <w:rsid w:val="003B7D55"/>
    <w:rsid w:val="003C22DE"/>
    <w:rsid w:val="003C3797"/>
    <w:rsid w:val="003C37AA"/>
    <w:rsid w:val="003C5029"/>
    <w:rsid w:val="003C5036"/>
    <w:rsid w:val="003D0519"/>
    <w:rsid w:val="003D065A"/>
    <w:rsid w:val="003D4697"/>
    <w:rsid w:val="003E1A3A"/>
    <w:rsid w:val="003E30A0"/>
    <w:rsid w:val="003E5DBA"/>
    <w:rsid w:val="003E7D93"/>
    <w:rsid w:val="003F41E2"/>
    <w:rsid w:val="003F6690"/>
    <w:rsid w:val="003F6ED2"/>
    <w:rsid w:val="00402EED"/>
    <w:rsid w:val="00405321"/>
    <w:rsid w:val="0040642F"/>
    <w:rsid w:val="004071CC"/>
    <w:rsid w:val="004076ED"/>
    <w:rsid w:val="004108B8"/>
    <w:rsid w:val="00410FFF"/>
    <w:rsid w:val="00413112"/>
    <w:rsid w:val="00413168"/>
    <w:rsid w:val="00414E48"/>
    <w:rsid w:val="004166F4"/>
    <w:rsid w:val="00417B15"/>
    <w:rsid w:val="00421315"/>
    <w:rsid w:val="00422417"/>
    <w:rsid w:val="004242B9"/>
    <w:rsid w:val="0042548B"/>
    <w:rsid w:val="00430B3C"/>
    <w:rsid w:val="00431A6B"/>
    <w:rsid w:val="00432140"/>
    <w:rsid w:val="00434CAB"/>
    <w:rsid w:val="0043623D"/>
    <w:rsid w:val="00437748"/>
    <w:rsid w:val="00437DFC"/>
    <w:rsid w:val="004404A1"/>
    <w:rsid w:val="0044182D"/>
    <w:rsid w:val="00441B22"/>
    <w:rsid w:val="00442B0E"/>
    <w:rsid w:val="00442C84"/>
    <w:rsid w:val="0044355A"/>
    <w:rsid w:val="00444CE0"/>
    <w:rsid w:val="0044537C"/>
    <w:rsid w:val="00446E05"/>
    <w:rsid w:val="00453721"/>
    <w:rsid w:val="00461C4B"/>
    <w:rsid w:val="00463AF3"/>
    <w:rsid w:val="00465A92"/>
    <w:rsid w:val="0046794B"/>
    <w:rsid w:val="004716F7"/>
    <w:rsid w:val="0047527A"/>
    <w:rsid w:val="004754A8"/>
    <w:rsid w:val="0047614E"/>
    <w:rsid w:val="00480553"/>
    <w:rsid w:val="00483D85"/>
    <w:rsid w:val="004842E6"/>
    <w:rsid w:val="00486FE4"/>
    <w:rsid w:val="004901DE"/>
    <w:rsid w:val="00492F73"/>
    <w:rsid w:val="00493447"/>
    <w:rsid w:val="004939C9"/>
    <w:rsid w:val="00496D8D"/>
    <w:rsid w:val="004971ED"/>
    <w:rsid w:val="004A0EDD"/>
    <w:rsid w:val="004A2D7F"/>
    <w:rsid w:val="004A3B93"/>
    <w:rsid w:val="004A4D36"/>
    <w:rsid w:val="004A664C"/>
    <w:rsid w:val="004A763C"/>
    <w:rsid w:val="004A77F0"/>
    <w:rsid w:val="004B34C9"/>
    <w:rsid w:val="004B4345"/>
    <w:rsid w:val="004B6D58"/>
    <w:rsid w:val="004B7BCD"/>
    <w:rsid w:val="004C1736"/>
    <w:rsid w:val="004C4EA6"/>
    <w:rsid w:val="004C6A47"/>
    <w:rsid w:val="004C7C15"/>
    <w:rsid w:val="004D1134"/>
    <w:rsid w:val="004D26EC"/>
    <w:rsid w:val="004D3C1C"/>
    <w:rsid w:val="004D7A20"/>
    <w:rsid w:val="004D7A3E"/>
    <w:rsid w:val="004E1347"/>
    <w:rsid w:val="004E2A3E"/>
    <w:rsid w:val="004E3663"/>
    <w:rsid w:val="004E4CAB"/>
    <w:rsid w:val="004F13CE"/>
    <w:rsid w:val="004F3A00"/>
    <w:rsid w:val="004F43B3"/>
    <w:rsid w:val="004F43FB"/>
    <w:rsid w:val="004F4E17"/>
    <w:rsid w:val="004F5F7B"/>
    <w:rsid w:val="004F6020"/>
    <w:rsid w:val="004F63BB"/>
    <w:rsid w:val="005022D7"/>
    <w:rsid w:val="0050319A"/>
    <w:rsid w:val="005045D8"/>
    <w:rsid w:val="00505200"/>
    <w:rsid w:val="00505932"/>
    <w:rsid w:val="005066C7"/>
    <w:rsid w:val="00506E5A"/>
    <w:rsid w:val="0051024E"/>
    <w:rsid w:val="005104E6"/>
    <w:rsid w:val="005115E2"/>
    <w:rsid w:val="005127DC"/>
    <w:rsid w:val="00515843"/>
    <w:rsid w:val="005164E1"/>
    <w:rsid w:val="00517D5C"/>
    <w:rsid w:val="00521604"/>
    <w:rsid w:val="00521967"/>
    <w:rsid w:val="00524AC0"/>
    <w:rsid w:val="00525247"/>
    <w:rsid w:val="00527CE0"/>
    <w:rsid w:val="00530A90"/>
    <w:rsid w:val="0053188E"/>
    <w:rsid w:val="0053225A"/>
    <w:rsid w:val="00532A8E"/>
    <w:rsid w:val="00533725"/>
    <w:rsid w:val="0053670C"/>
    <w:rsid w:val="00536736"/>
    <w:rsid w:val="00541E1F"/>
    <w:rsid w:val="00542D8A"/>
    <w:rsid w:val="005445D9"/>
    <w:rsid w:val="00547C30"/>
    <w:rsid w:val="00553187"/>
    <w:rsid w:val="00561463"/>
    <w:rsid w:val="0056326E"/>
    <w:rsid w:val="00565003"/>
    <w:rsid w:val="00565F78"/>
    <w:rsid w:val="00566AA7"/>
    <w:rsid w:val="00566CF8"/>
    <w:rsid w:val="00567361"/>
    <w:rsid w:val="0057105B"/>
    <w:rsid w:val="00571B9F"/>
    <w:rsid w:val="00574B67"/>
    <w:rsid w:val="00576B85"/>
    <w:rsid w:val="0057716F"/>
    <w:rsid w:val="00577DFB"/>
    <w:rsid w:val="005821D4"/>
    <w:rsid w:val="00582A79"/>
    <w:rsid w:val="00582AFA"/>
    <w:rsid w:val="005841C5"/>
    <w:rsid w:val="005841C8"/>
    <w:rsid w:val="005875E1"/>
    <w:rsid w:val="00590148"/>
    <w:rsid w:val="005911D5"/>
    <w:rsid w:val="005915FF"/>
    <w:rsid w:val="00592485"/>
    <w:rsid w:val="00595671"/>
    <w:rsid w:val="00597366"/>
    <w:rsid w:val="0059737B"/>
    <w:rsid w:val="00597653"/>
    <w:rsid w:val="005A0BFE"/>
    <w:rsid w:val="005A3F71"/>
    <w:rsid w:val="005A626C"/>
    <w:rsid w:val="005A6F83"/>
    <w:rsid w:val="005B02EC"/>
    <w:rsid w:val="005B3F32"/>
    <w:rsid w:val="005B45D9"/>
    <w:rsid w:val="005B5249"/>
    <w:rsid w:val="005B5B35"/>
    <w:rsid w:val="005B7911"/>
    <w:rsid w:val="005C1335"/>
    <w:rsid w:val="005C43B4"/>
    <w:rsid w:val="005C775B"/>
    <w:rsid w:val="005C78C1"/>
    <w:rsid w:val="005C7E5B"/>
    <w:rsid w:val="005D1509"/>
    <w:rsid w:val="005D2402"/>
    <w:rsid w:val="005D3DE1"/>
    <w:rsid w:val="005D44B2"/>
    <w:rsid w:val="005D4E89"/>
    <w:rsid w:val="005D68A9"/>
    <w:rsid w:val="005E0526"/>
    <w:rsid w:val="005E0B62"/>
    <w:rsid w:val="005E392D"/>
    <w:rsid w:val="005E4AC8"/>
    <w:rsid w:val="005F2A5A"/>
    <w:rsid w:val="005F3D9D"/>
    <w:rsid w:val="005F4AC9"/>
    <w:rsid w:val="005F639E"/>
    <w:rsid w:val="005F7F34"/>
    <w:rsid w:val="0060157E"/>
    <w:rsid w:val="00601F20"/>
    <w:rsid w:val="00605295"/>
    <w:rsid w:val="00611647"/>
    <w:rsid w:val="00612258"/>
    <w:rsid w:val="006138AE"/>
    <w:rsid w:val="00614C75"/>
    <w:rsid w:val="0061536B"/>
    <w:rsid w:val="006158DC"/>
    <w:rsid w:val="00617176"/>
    <w:rsid w:val="006173E8"/>
    <w:rsid w:val="00617A9A"/>
    <w:rsid w:val="006218DF"/>
    <w:rsid w:val="00623083"/>
    <w:rsid w:val="0062481F"/>
    <w:rsid w:val="00624AC6"/>
    <w:rsid w:val="00627980"/>
    <w:rsid w:val="00632DAE"/>
    <w:rsid w:val="006343C1"/>
    <w:rsid w:val="00636424"/>
    <w:rsid w:val="00636612"/>
    <w:rsid w:val="00636E45"/>
    <w:rsid w:val="00637015"/>
    <w:rsid w:val="0063729C"/>
    <w:rsid w:val="00637863"/>
    <w:rsid w:val="00640621"/>
    <w:rsid w:val="0064084A"/>
    <w:rsid w:val="006442BD"/>
    <w:rsid w:val="00645F84"/>
    <w:rsid w:val="00647A92"/>
    <w:rsid w:val="0065373E"/>
    <w:rsid w:val="006556AD"/>
    <w:rsid w:val="00657D87"/>
    <w:rsid w:val="00660553"/>
    <w:rsid w:val="00662EFD"/>
    <w:rsid w:val="00664278"/>
    <w:rsid w:val="006651CA"/>
    <w:rsid w:val="00675BCB"/>
    <w:rsid w:val="006763A3"/>
    <w:rsid w:val="00680897"/>
    <w:rsid w:val="00680BF7"/>
    <w:rsid w:val="00680D32"/>
    <w:rsid w:val="006815B5"/>
    <w:rsid w:val="006825DF"/>
    <w:rsid w:val="00682E28"/>
    <w:rsid w:val="0068369C"/>
    <w:rsid w:val="00687492"/>
    <w:rsid w:val="006903E2"/>
    <w:rsid w:val="006910B0"/>
    <w:rsid w:val="00691510"/>
    <w:rsid w:val="0069185B"/>
    <w:rsid w:val="00691D9C"/>
    <w:rsid w:val="00695911"/>
    <w:rsid w:val="006960DE"/>
    <w:rsid w:val="006A10C8"/>
    <w:rsid w:val="006A1A72"/>
    <w:rsid w:val="006A1BDD"/>
    <w:rsid w:val="006A4D6C"/>
    <w:rsid w:val="006A67ED"/>
    <w:rsid w:val="006B0500"/>
    <w:rsid w:val="006B327A"/>
    <w:rsid w:val="006B4F42"/>
    <w:rsid w:val="006B646A"/>
    <w:rsid w:val="006C0220"/>
    <w:rsid w:val="006C0332"/>
    <w:rsid w:val="006C0D0E"/>
    <w:rsid w:val="006C2776"/>
    <w:rsid w:val="006D27D1"/>
    <w:rsid w:val="006D4C44"/>
    <w:rsid w:val="006D52D9"/>
    <w:rsid w:val="006D63B1"/>
    <w:rsid w:val="006D6A35"/>
    <w:rsid w:val="006D7636"/>
    <w:rsid w:val="006D7692"/>
    <w:rsid w:val="006E1248"/>
    <w:rsid w:val="006E1962"/>
    <w:rsid w:val="006E3023"/>
    <w:rsid w:val="006E30EE"/>
    <w:rsid w:val="006E5308"/>
    <w:rsid w:val="006E6580"/>
    <w:rsid w:val="006F0664"/>
    <w:rsid w:val="006F2D06"/>
    <w:rsid w:val="006F31FB"/>
    <w:rsid w:val="006F69D9"/>
    <w:rsid w:val="00701C71"/>
    <w:rsid w:val="007021A3"/>
    <w:rsid w:val="00703E56"/>
    <w:rsid w:val="00703EDC"/>
    <w:rsid w:val="00706116"/>
    <w:rsid w:val="00713321"/>
    <w:rsid w:val="007142DA"/>
    <w:rsid w:val="00714311"/>
    <w:rsid w:val="007143FB"/>
    <w:rsid w:val="00714651"/>
    <w:rsid w:val="0071625E"/>
    <w:rsid w:val="007167D7"/>
    <w:rsid w:val="007176B5"/>
    <w:rsid w:val="00717A1D"/>
    <w:rsid w:val="00721BA4"/>
    <w:rsid w:val="007238B0"/>
    <w:rsid w:val="00723B8A"/>
    <w:rsid w:val="00724004"/>
    <w:rsid w:val="007307BC"/>
    <w:rsid w:val="0073172D"/>
    <w:rsid w:val="007337A4"/>
    <w:rsid w:val="00734512"/>
    <w:rsid w:val="007362CE"/>
    <w:rsid w:val="00736F9C"/>
    <w:rsid w:val="007411DA"/>
    <w:rsid w:val="007452CB"/>
    <w:rsid w:val="00745A27"/>
    <w:rsid w:val="00747B98"/>
    <w:rsid w:val="0075108C"/>
    <w:rsid w:val="0075177B"/>
    <w:rsid w:val="00752E6B"/>
    <w:rsid w:val="007543CE"/>
    <w:rsid w:val="00756D74"/>
    <w:rsid w:val="00760823"/>
    <w:rsid w:val="00762B7C"/>
    <w:rsid w:val="00763342"/>
    <w:rsid w:val="0076399E"/>
    <w:rsid w:val="007640CF"/>
    <w:rsid w:val="00765AAD"/>
    <w:rsid w:val="00765AE9"/>
    <w:rsid w:val="0077105C"/>
    <w:rsid w:val="00774C06"/>
    <w:rsid w:val="00776629"/>
    <w:rsid w:val="00777392"/>
    <w:rsid w:val="0077758E"/>
    <w:rsid w:val="00781EA2"/>
    <w:rsid w:val="00783810"/>
    <w:rsid w:val="007852B7"/>
    <w:rsid w:val="0079067C"/>
    <w:rsid w:val="00790D4C"/>
    <w:rsid w:val="007931FE"/>
    <w:rsid w:val="00795785"/>
    <w:rsid w:val="0079799A"/>
    <w:rsid w:val="00797EDD"/>
    <w:rsid w:val="007A0CC1"/>
    <w:rsid w:val="007A35CE"/>
    <w:rsid w:val="007A6233"/>
    <w:rsid w:val="007A7C9E"/>
    <w:rsid w:val="007B017A"/>
    <w:rsid w:val="007B0D10"/>
    <w:rsid w:val="007B0D54"/>
    <w:rsid w:val="007B18DA"/>
    <w:rsid w:val="007B1A04"/>
    <w:rsid w:val="007B3BD6"/>
    <w:rsid w:val="007B3FE5"/>
    <w:rsid w:val="007B5189"/>
    <w:rsid w:val="007B71B3"/>
    <w:rsid w:val="007B763B"/>
    <w:rsid w:val="007C0507"/>
    <w:rsid w:val="007C17E2"/>
    <w:rsid w:val="007C19E2"/>
    <w:rsid w:val="007C1D04"/>
    <w:rsid w:val="007C452B"/>
    <w:rsid w:val="007C4A1C"/>
    <w:rsid w:val="007C54A1"/>
    <w:rsid w:val="007C5658"/>
    <w:rsid w:val="007C6567"/>
    <w:rsid w:val="007D1DA6"/>
    <w:rsid w:val="007D22C6"/>
    <w:rsid w:val="007D3E16"/>
    <w:rsid w:val="007D4970"/>
    <w:rsid w:val="007D5106"/>
    <w:rsid w:val="007D605B"/>
    <w:rsid w:val="007D671C"/>
    <w:rsid w:val="007E0D66"/>
    <w:rsid w:val="007E26E6"/>
    <w:rsid w:val="007E2FAE"/>
    <w:rsid w:val="007E5171"/>
    <w:rsid w:val="007E7562"/>
    <w:rsid w:val="007F289B"/>
    <w:rsid w:val="007F2D70"/>
    <w:rsid w:val="007F36D4"/>
    <w:rsid w:val="007F3CD3"/>
    <w:rsid w:val="007F4E3F"/>
    <w:rsid w:val="00800A46"/>
    <w:rsid w:val="00800EDF"/>
    <w:rsid w:val="008013ED"/>
    <w:rsid w:val="00802F99"/>
    <w:rsid w:val="00807027"/>
    <w:rsid w:val="008072BF"/>
    <w:rsid w:val="00813155"/>
    <w:rsid w:val="00813A3D"/>
    <w:rsid w:val="00814347"/>
    <w:rsid w:val="008143C4"/>
    <w:rsid w:val="00814E48"/>
    <w:rsid w:val="0082005B"/>
    <w:rsid w:val="008200AA"/>
    <w:rsid w:val="00820765"/>
    <w:rsid w:val="00820F03"/>
    <w:rsid w:val="00823311"/>
    <w:rsid w:val="00823A5D"/>
    <w:rsid w:val="00825E78"/>
    <w:rsid w:val="00827C32"/>
    <w:rsid w:val="00831DA6"/>
    <w:rsid w:val="0083231A"/>
    <w:rsid w:val="0083729C"/>
    <w:rsid w:val="00841CDF"/>
    <w:rsid w:val="00841E58"/>
    <w:rsid w:val="00844F80"/>
    <w:rsid w:val="00846795"/>
    <w:rsid w:val="0085248C"/>
    <w:rsid w:val="00852D81"/>
    <w:rsid w:val="008537C1"/>
    <w:rsid w:val="00855DAF"/>
    <w:rsid w:val="0085603A"/>
    <w:rsid w:val="00856376"/>
    <w:rsid w:val="00856EAF"/>
    <w:rsid w:val="0085740F"/>
    <w:rsid w:val="00860788"/>
    <w:rsid w:val="00861A0C"/>
    <w:rsid w:val="00861A87"/>
    <w:rsid w:val="00862638"/>
    <w:rsid w:val="008626B5"/>
    <w:rsid w:val="0086328D"/>
    <w:rsid w:val="00863314"/>
    <w:rsid w:val="008636B6"/>
    <w:rsid w:val="00864E50"/>
    <w:rsid w:val="00865035"/>
    <w:rsid w:val="00865848"/>
    <w:rsid w:val="008706F1"/>
    <w:rsid w:val="008808C3"/>
    <w:rsid w:val="008818A6"/>
    <w:rsid w:val="008823D9"/>
    <w:rsid w:val="00884D96"/>
    <w:rsid w:val="00885957"/>
    <w:rsid w:val="00885DB7"/>
    <w:rsid w:val="0089076E"/>
    <w:rsid w:val="0089298A"/>
    <w:rsid w:val="00893CC8"/>
    <w:rsid w:val="00897FA5"/>
    <w:rsid w:val="008A1093"/>
    <w:rsid w:val="008A175B"/>
    <w:rsid w:val="008A2FE9"/>
    <w:rsid w:val="008A35B4"/>
    <w:rsid w:val="008A5BE4"/>
    <w:rsid w:val="008A64DA"/>
    <w:rsid w:val="008B1ED9"/>
    <w:rsid w:val="008B2316"/>
    <w:rsid w:val="008B50F5"/>
    <w:rsid w:val="008B561C"/>
    <w:rsid w:val="008B5ADD"/>
    <w:rsid w:val="008B5B0F"/>
    <w:rsid w:val="008C0892"/>
    <w:rsid w:val="008C2CFB"/>
    <w:rsid w:val="008C5F7F"/>
    <w:rsid w:val="008D6171"/>
    <w:rsid w:val="008D6987"/>
    <w:rsid w:val="008D794C"/>
    <w:rsid w:val="008E21F6"/>
    <w:rsid w:val="008E345E"/>
    <w:rsid w:val="008E4345"/>
    <w:rsid w:val="008E53A2"/>
    <w:rsid w:val="008E5FAB"/>
    <w:rsid w:val="008E6DD5"/>
    <w:rsid w:val="008F26BD"/>
    <w:rsid w:val="008F26C4"/>
    <w:rsid w:val="008F6120"/>
    <w:rsid w:val="008F67A1"/>
    <w:rsid w:val="008F6B96"/>
    <w:rsid w:val="008F769B"/>
    <w:rsid w:val="00900406"/>
    <w:rsid w:val="00900AEB"/>
    <w:rsid w:val="00901147"/>
    <w:rsid w:val="00902738"/>
    <w:rsid w:val="009044AA"/>
    <w:rsid w:val="00905C39"/>
    <w:rsid w:val="009144B5"/>
    <w:rsid w:val="00914C7A"/>
    <w:rsid w:val="00926C45"/>
    <w:rsid w:val="009304B9"/>
    <w:rsid w:val="00930804"/>
    <w:rsid w:val="00930D9E"/>
    <w:rsid w:val="0093127D"/>
    <w:rsid w:val="00936846"/>
    <w:rsid w:val="00937642"/>
    <w:rsid w:val="009409D2"/>
    <w:rsid w:val="00941996"/>
    <w:rsid w:val="00942E7C"/>
    <w:rsid w:val="00944787"/>
    <w:rsid w:val="00954AC0"/>
    <w:rsid w:val="00955939"/>
    <w:rsid w:val="00955F47"/>
    <w:rsid w:val="00961525"/>
    <w:rsid w:val="00966D84"/>
    <w:rsid w:val="00967448"/>
    <w:rsid w:val="009677DB"/>
    <w:rsid w:val="00970888"/>
    <w:rsid w:val="009722D2"/>
    <w:rsid w:val="00974ACD"/>
    <w:rsid w:val="00976EDA"/>
    <w:rsid w:val="0098075F"/>
    <w:rsid w:val="00981027"/>
    <w:rsid w:val="00981D30"/>
    <w:rsid w:val="00981EEE"/>
    <w:rsid w:val="00983394"/>
    <w:rsid w:val="0098561F"/>
    <w:rsid w:val="00985F9B"/>
    <w:rsid w:val="00987F65"/>
    <w:rsid w:val="00990BFC"/>
    <w:rsid w:val="00991CA3"/>
    <w:rsid w:val="00991FF6"/>
    <w:rsid w:val="0099251E"/>
    <w:rsid w:val="009939A4"/>
    <w:rsid w:val="00993B8A"/>
    <w:rsid w:val="00993FDF"/>
    <w:rsid w:val="00995756"/>
    <w:rsid w:val="009967BC"/>
    <w:rsid w:val="009971ED"/>
    <w:rsid w:val="00997FE3"/>
    <w:rsid w:val="009A0D51"/>
    <w:rsid w:val="009A35CA"/>
    <w:rsid w:val="009A5B50"/>
    <w:rsid w:val="009B0CBA"/>
    <w:rsid w:val="009B18C4"/>
    <w:rsid w:val="009B402C"/>
    <w:rsid w:val="009B72AE"/>
    <w:rsid w:val="009B7AE8"/>
    <w:rsid w:val="009C714D"/>
    <w:rsid w:val="009D112C"/>
    <w:rsid w:val="009D4EE9"/>
    <w:rsid w:val="009D5B70"/>
    <w:rsid w:val="009D5CF0"/>
    <w:rsid w:val="009E083D"/>
    <w:rsid w:val="009E09B8"/>
    <w:rsid w:val="009E128F"/>
    <w:rsid w:val="009E2A6F"/>
    <w:rsid w:val="009E4F13"/>
    <w:rsid w:val="009E58F9"/>
    <w:rsid w:val="009E6414"/>
    <w:rsid w:val="009E6E4E"/>
    <w:rsid w:val="009E791B"/>
    <w:rsid w:val="009E7A98"/>
    <w:rsid w:val="009F0102"/>
    <w:rsid w:val="009F13AF"/>
    <w:rsid w:val="009F25EB"/>
    <w:rsid w:val="009F4B44"/>
    <w:rsid w:val="009F52CE"/>
    <w:rsid w:val="009F6089"/>
    <w:rsid w:val="00A074F7"/>
    <w:rsid w:val="00A10B18"/>
    <w:rsid w:val="00A122F8"/>
    <w:rsid w:val="00A147FD"/>
    <w:rsid w:val="00A14B71"/>
    <w:rsid w:val="00A157B0"/>
    <w:rsid w:val="00A16BDF"/>
    <w:rsid w:val="00A207CD"/>
    <w:rsid w:val="00A226A3"/>
    <w:rsid w:val="00A24A39"/>
    <w:rsid w:val="00A25A33"/>
    <w:rsid w:val="00A25E77"/>
    <w:rsid w:val="00A309BD"/>
    <w:rsid w:val="00A339AA"/>
    <w:rsid w:val="00A33A4F"/>
    <w:rsid w:val="00A3664F"/>
    <w:rsid w:val="00A37008"/>
    <w:rsid w:val="00A370EC"/>
    <w:rsid w:val="00A426B4"/>
    <w:rsid w:val="00A43E9D"/>
    <w:rsid w:val="00A47A04"/>
    <w:rsid w:val="00A47DA0"/>
    <w:rsid w:val="00A5097F"/>
    <w:rsid w:val="00A51624"/>
    <w:rsid w:val="00A519CD"/>
    <w:rsid w:val="00A51A04"/>
    <w:rsid w:val="00A56744"/>
    <w:rsid w:val="00A56D3A"/>
    <w:rsid w:val="00A57285"/>
    <w:rsid w:val="00A603CA"/>
    <w:rsid w:val="00A60E9F"/>
    <w:rsid w:val="00A6464E"/>
    <w:rsid w:val="00A6590F"/>
    <w:rsid w:val="00A677BD"/>
    <w:rsid w:val="00A67AA2"/>
    <w:rsid w:val="00A70B68"/>
    <w:rsid w:val="00A71B09"/>
    <w:rsid w:val="00A72E0F"/>
    <w:rsid w:val="00A72FF4"/>
    <w:rsid w:val="00A74A4C"/>
    <w:rsid w:val="00A757DB"/>
    <w:rsid w:val="00A76246"/>
    <w:rsid w:val="00A80C11"/>
    <w:rsid w:val="00A82186"/>
    <w:rsid w:val="00A830E0"/>
    <w:rsid w:val="00A85929"/>
    <w:rsid w:val="00A869A3"/>
    <w:rsid w:val="00A86A02"/>
    <w:rsid w:val="00A91859"/>
    <w:rsid w:val="00A91EF0"/>
    <w:rsid w:val="00A93286"/>
    <w:rsid w:val="00A95089"/>
    <w:rsid w:val="00A97814"/>
    <w:rsid w:val="00AA2783"/>
    <w:rsid w:val="00AA2FAA"/>
    <w:rsid w:val="00AA63FC"/>
    <w:rsid w:val="00AA7CED"/>
    <w:rsid w:val="00AB1307"/>
    <w:rsid w:val="00AB29D5"/>
    <w:rsid w:val="00AB3979"/>
    <w:rsid w:val="00AB5D25"/>
    <w:rsid w:val="00AB6979"/>
    <w:rsid w:val="00AB71DF"/>
    <w:rsid w:val="00AB7DB9"/>
    <w:rsid w:val="00AC567C"/>
    <w:rsid w:val="00AC7E30"/>
    <w:rsid w:val="00AD15FB"/>
    <w:rsid w:val="00AD5099"/>
    <w:rsid w:val="00AD66A7"/>
    <w:rsid w:val="00AD6EB1"/>
    <w:rsid w:val="00AD72CA"/>
    <w:rsid w:val="00AD79ED"/>
    <w:rsid w:val="00AE0A16"/>
    <w:rsid w:val="00AE13B3"/>
    <w:rsid w:val="00AE1AC1"/>
    <w:rsid w:val="00AE2284"/>
    <w:rsid w:val="00AF5790"/>
    <w:rsid w:val="00AF58C8"/>
    <w:rsid w:val="00AF754E"/>
    <w:rsid w:val="00AF7B1D"/>
    <w:rsid w:val="00B02AEF"/>
    <w:rsid w:val="00B03219"/>
    <w:rsid w:val="00B03D12"/>
    <w:rsid w:val="00B041F0"/>
    <w:rsid w:val="00B04450"/>
    <w:rsid w:val="00B0457F"/>
    <w:rsid w:val="00B0490E"/>
    <w:rsid w:val="00B05469"/>
    <w:rsid w:val="00B054F4"/>
    <w:rsid w:val="00B07A19"/>
    <w:rsid w:val="00B102EA"/>
    <w:rsid w:val="00B12350"/>
    <w:rsid w:val="00B1317F"/>
    <w:rsid w:val="00B16004"/>
    <w:rsid w:val="00B2008A"/>
    <w:rsid w:val="00B2566E"/>
    <w:rsid w:val="00B25C05"/>
    <w:rsid w:val="00B25ECB"/>
    <w:rsid w:val="00B271DB"/>
    <w:rsid w:val="00B2783C"/>
    <w:rsid w:val="00B347B2"/>
    <w:rsid w:val="00B36A61"/>
    <w:rsid w:val="00B37C3E"/>
    <w:rsid w:val="00B4142C"/>
    <w:rsid w:val="00B421AB"/>
    <w:rsid w:val="00B44767"/>
    <w:rsid w:val="00B516BA"/>
    <w:rsid w:val="00B51BAC"/>
    <w:rsid w:val="00B53B23"/>
    <w:rsid w:val="00B5429B"/>
    <w:rsid w:val="00B61579"/>
    <w:rsid w:val="00B62339"/>
    <w:rsid w:val="00B62851"/>
    <w:rsid w:val="00B6379F"/>
    <w:rsid w:val="00B64AD0"/>
    <w:rsid w:val="00B6532B"/>
    <w:rsid w:val="00B66DBA"/>
    <w:rsid w:val="00B70301"/>
    <w:rsid w:val="00B71D93"/>
    <w:rsid w:val="00B72FC1"/>
    <w:rsid w:val="00B73C4D"/>
    <w:rsid w:val="00B748D9"/>
    <w:rsid w:val="00B77980"/>
    <w:rsid w:val="00B81B59"/>
    <w:rsid w:val="00B86263"/>
    <w:rsid w:val="00B87A2F"/>
    <w:rsid w:val="00B93D1D"/>
    <w:rsid w:val="00B945F1"/>
    <w:rsid w:val="00B94BE0"/>
    <w:rsid w:val="00B95A82"/>
    <w:rsid w:val="00B96491"/>
    <w:rsid w:val="00B967A4"/>
    <w:rsid w:val="00B97962"/>
    <w:rsid w:val="00B97C33"/>
    <w:rsid w:val="00BA1202"/>
    <w:rsid w:val="00BA2ADC"/>
    <w:rsid w:val="00BA32BB"/>
    <w:rsid w:val="00BA507A"/>
    <w:rsid w:val="00BB099E"/>
    <w:rsid w:val="00BB3A79"/>
    <w:rsid w:val="00BB4DF3"/>
    <w:rsid w:val="00BB58A7"/>
    <w:rsid w:val="00BB58FA"/>
    <w:rsid w:val="00BB6A12"/>
    <w:rsid w:val="00BB785E"/>
    <w:rsid w:val="00BB7F11"/>
    <w:rsid w:val="00BC0CC7"/>
    <w:rsid w:val="00BC16E3"/>
    <w:rsid w:val="00BC188E"/>
    <w:rsid w:val="00BC2943"/>
    <w:rsid w:val="00BC4D9D"/>
    <w:rsid w:val="00BC6482"/>
    <w:rsid w:val="00BC763F"/>
    <w:rsid w:val="00BD0F15"/>
    <w:rsid w:val="00BD2AF3"/>
    <w:rsid w:val="00BD4760"/>
    <w:rsid w:val="00BD59F6"/>
    <w:rsid w:val="00BD6793"/>
    <w:rsid w:val="00BD7CF8"/>
    <w:rsid w:val="00BE15C0"/>
    <w:rsid w:val="00BE2458"/>
    <w:rsid w:val="00BE288B"/>
    <w:rsid w:val="00BE3082"/>
    <w:rsid w:val="00BE55EA"/>
    <w:rsid w:val="00BE5969"/>
    <w:rsid w:val="00BE6467"/>
    <w:rsid w:val="00BE66EE"/>
    <w:rsid w:val="00BE74EB"/>
    <w:rsid w:val="00BF0DD1"/>
    <w:rsid w:val="00BF2A90"/>
    <w:rsid w:val="00BF5BCD"/>
    <w:rsid w:val="00C00721"/>
    <w:rsid w:val="00C0305A"/>
    <w:rsid w:val="00C068A9"/>
    <w:rsid w:val="00C077AF"/>
    <w:rsid w:val="00C108E9"/>
    <w:rsid w:val="00C10A42"/>
    <w:rsid w:val="00C1570D"/>
    <w:rsid w:val="00C16BF8"/>
    <w:rsid w:val="00C175CE"/>
    <w:rsid w:val="00C218C5"/>
    <w:rsid w:val="00C231D8"/>
    <w:rsid w:val="00C24065"/>
    <w:rsid w:val="00C24BDD"/>
    <w:rsid w:val="00C31007"/>
    <w:rsid w:val="00C311C7"/>
    <w:rsid w:val="00C3269E"/>
    <w:rsid w:val="00C3613E"/>
    <w:rsid w:val="00C36397"/>
    <w:rsid w:val="00C3799B"/>
    <w:rsid w:val="00C42A5C"/>
    <w:rsid w:val="00C44080"/>
    <w:rsid w:val="00C4554F"/>
    <w:rsid w:val="00C458A5"/>
    <w:rsid w:val="00C46524"/>
    <w:rsid w:val="00C47CBD"/>
    <w:rsid w:val="00C535AE"/>
    <w:rsid w:val="00C53AED"/>
    <w:rsid w:val="00C54898"/>
    <w:rsid w:val="00C55204"/>
    <w:rsid w:val="00C5680A"/>
    <w:rsid w:val="00C6178A"/>
    <w:rsid w:val="00C6356B"/>
    <w:rsid w:val="00C64597"/>
    <w:rsid w:val="00C66D21"/>
    <w:rsid w:val="00C7114C"/>
    <w:rsid w:val="00C722C6"/>
    <w:rsid w:val="00C75BDA"/>
    <w:rsid w:val="00C8691D"/>
    <w:rsid w:val="00C90CF5"/>
    <w:rsid w:val="00C92F37"/>
    <w:rsid w:val="00C97F41"/>
    <w:rsid w:val="00CA0A74"/>
    <w:rsid w:val="00CA198F"/>
    <w:rsid w:val="00CA1BC0"/>
    <w:rsid w:val="00CA2F91"/>
    <w:rsid w:val="00CA5014"/>
    <w:rsid w:val="00CA5B59"/>
    <w:rsid w:val="00CA7710"/>
    <w:rsid w:val="00CA7E48"/>
    <w:rsid w:val="00CB04CC"/>
    <w:rsid w:val="00CB2F9A"/>
    <w:rsid w:val="00CB386D"/>
    <w:rsid w:val="00CB3B37"/>
    <w:rsid w:val="00CB4BA8"/>
    <w:rsid w:val="00CB7255"/>
    <w:rsid w:val="00CC092F"/>
    <w:rsid w:val="00CC2B7F"/>
    <w:rsid w:val="00CC31CF"/>
    <w:rsid w:val="00CC43E7"/>
    <w:rsid w:val="00CC5927"/>
    <w:rsid w:val="00CC59F4"/>
    <w:rsid w:val="00CC658F"/>
    <w:rsid w:val="00CC6CB8"/>
    <w:rsid w:val="00CC7711"/>
    <w:rsid w:val="00CD0C12"/>
    <w:rsid w:val="00CD174E"/>
    <w:rsid w:val="00CD1E0C"/>
    <w:rsid w:val="00CD2F23"/>
    <w:rsid w:val="00CD3101"/>
    <w:rsid w:val="00CD7181"/>
    <w:rsid w:val="00CE14DA"/>
    <w:rsid w:val="00CE1553"/>
    <w:rsid w:val="00CE2949"/>
    <w:rsid w:val="00CE3557"/>
    <w:rsid w:val="00CE41BF"/>
    <w:rsid w:val="00CE6001"/>
    <w:rsid w:val="00CE7213"/>
    <w:rsid w:val="00CE7FCB"/>
    <w:rsid w:val="00CE7FF5"/>
    <w:rsid w:val="00CF1697"/>
    <w:rsid w:val="00CF24C5"/>
    <w:rsid w:val="00CF4C73"/>
    <w:rsid w:val="00CF6305"/>
    <w:rsid w:val="00D01051"/>
    <w:rsid w:val="00D013FD"/>
    <w:rsid w:val="00D02A5C"/>
    <w:rsid w:val="00D02BF5"/>
    <w:rsid w:val="00D0478C"/>
    <w:rsid w:val="00D07366"/>
    <w:rsid w:val="00D12243"/>
    <w:rsid w:val="00D13D70"/>
    <w:rsid w:val="00D13E9E"/>
    <w:rsid w:val="00D145D4"/>
    <w:rsid w:val="00D1540F"/>
    <w:rsid w:val="00D1730E"/>
    <w:rsid w:val="00D2053B"/>
    <w:rsid w:val="00D2173D"/>
    <w:rsid w:val="00D27D58"/>
    <w:rsid w:val="00D30CC9"/>
    <w:rsid w:val="00D33718"/>
    <w:rsid w:val="00D34ACD"/>
    <w:rsid w:val="00D34FEC"/>
    <w:rsid w:val="00D36E9F"/>
    <w:rsid w:val="00D3712D"/>
    <w:rsid w:val="00D379D3"/>
    <w:rsid w:val="00D4032F"/>
    <w:rsid w:val="00D40C19"/>
    <w:rsid w:val="00D43270"/>
    <w:rsid w:val="00D453F6"/>
    <w:rsid w:val="00D461FC"/>
    <w:rsid w:val="00D47A07"/>
    <w:rsid w:val="00D47F8A"/>
    <w:rsid w:val="00D5187B"/>
    <w:rsid w:val="00D53188"/>
    <w:rsid w:val="00D53A0F"/>
    <w:rsid w:val="00D55053"/>
    <w:rsid w:val="00D557AA"/>
    <w:rsid w:val="00D557F4"/>
    <w:rsid w:val="00D56583"/>
    <w:rsid w:val="00D57231"/>
    <w:rsid w:val="00D57423"/>
    <w:rsid w:val="00D625B4"/>
    <w:rsid w:val="00D637C5"/>
    <w:rsid w:val="00D6429C"/>
    <w:rsid w:val="00D66E21"/>
    <w:rsid w:val="00D705FE"/>
    <w:rsid w:val="00D70E80"/>
    <w:rsid w:val="00D71837"/>
    <w:rsid w:val="00D72158"/>
    <w:rsid w:val="00D733CE"/>
    <w:rsid w:val="00D73619"/>
    <w:rsid w:val="00D738F9"/>
    <w:rsid w:val="00D74F69"/>
    <w:rsid w:val="00D8183C"/>
    <w:rsid w:val="00D823B0"/>
    <w:rsid w:val="00D84AE2"/>
    <w:rsid w:val="00D90ECA"/>
    <w:rsid w:val="00D917FF"/>
    <w:rsid w:val="00D91C57"/>
    <w:rsid w:val="00D91FB4"/>
    <w:rsid w:val="00D938A5"/>
    <w:rsid w:val="00DA09EC"/>
    <w:rsid w:val="00DA59A0"/>
    <w:rsid w:val="00DB1E25"/>
    <w:rsid w:val="00DB41D2"/>
    <w:rsid w:val="00DB440C"/>
    <w:rsid w:val="00DB5614"/>
    <w:rsid w:val="00DB5CF3"/>
    <w:rsid w:val="00DC0FD5"/>
    <w:rsid w:val="00DC125C"/>
    <w:rsid w:val="00DC1F34"/>
    <w:rsid w:val="00DC2B4F"/>
    <w:rsid w:val="00DC31B5"/>
    <w:rsid w:val="00DC4AB2"/>
    <w:rsid w:val="00DC6992"/>
    <w:rsid w:val="00DC6E30"/>
    <w:rsid w:val="00DD0E00"/>
    <w:rsid w:val="00DD3030"/>
    <w:rsid w:val="00DD55AC"/>
    <w:rsid w:val="00DD613D"/>
    <w:rsid w:val="00DE047E"/>
    <w:rsid w:val="00DE24EB"/>
    <w:rsid w:val="00DE46A1"/>
    <w:rsid w:val="00DE675E"/>
    <w:rsid w:val="00DE6ABE"/>
    <w:rsid w:val="00DE7DFB"/>
    <w:rsid w:val="00DF3CA7"/>
    <w:rsid w:val="00DF3CAD"/>
    <w:rsid w:val="00DF4E91"/>
    <w:rsid w:val="00E00F67"/>
    <w:rsid w:val="00E01848"/>
    <w:rsid w:val="00E05AED"/>
    <w:rsid w:val="00E06C79"/>
    <w:rsid w:val="00E07198"/>
    <w:rsid w:val="00E07741"/>
    <w:rsid w:val="00E10F2E"/>
    <w:rsid w:val="00E17A85"/>
    <w:rsid w:val="00E22012"/>
    <w:rsid w:val="00E24D0D"/>
    <w:rsid w:val="00E254BA"/>
    <w:rsid w:val="00E2670C"/>
    <w:rsid w:val="00E30342"/>
    <w:rsid w:val="00E304B6"/>
    <w:rsid w:val="00E32FC8"/>
    <w:rsid w:val="00E34DC0"/>
    <w:rsid w:val="00E35EC6"/>
    <w:rsid w:val="00E360C2"/>
    <w:rsid w:val="00E42685"/>
    <w:rsid w:val="00E46B4A"/>
    <w:rsid w:val="00E46B62"/>
    <w:rsid w:val="00E476D0"/>
    <w:rsid w:val="00E47B92"/>
    <w:rsid w:val="00E50E91"/>
    <w:rsid w:val="00E52F67"/>
    <w:rsid w:val="00E54FCA"/>
    <w:rsid w:val="00E61631"/>
    <w:rsid w:val="00E67EAE"/>
    <w:rsid w:val="00E70C29"/>
    <w:rsid w:val="00E70CB2"/>
    <w:rsid w:val="00E75336"/>
    <w:rsid w:val="00E76E8F"/>
    <w:rsid w:val="00E77D66"/>
    <w:rsid w:val="00E80967"/>
    <w:rsid w:val="00E816C3"/>
    <w:rsid w:val="00E83AB5"/>
    <w:rsid w:val="00E83D54"/>
    <w:rsid w:val="00E85546"/>
    <w:rsid w:val="00E855E0"/>
    <w:rsid w:val="00E9011D"/>
    <w:rsid w:val="00E90254"/>
    <w:rsid w:val="00E91351"/>
    <w:rsid w:val="00E91CFF"/>
    <w:rsid w:val="00E943AC"/>
    <w:rsid w:val="00E96EFF"/>
    <w:rsid w:val="00EA14CC"/>
    <w:rsid w:val="00EA19A2"/>
    <w:rsid w:val="00EA43FA"/>
    <w:rsid w:val="00EA4EB0"/>
    <w:rsid w:val="00EA65B4"/>
    <w:rsid w:val="00EB0090"/>
    <w:rsid w:val="00EB0CCA"/>
    <w:rsid w:val="00EB1435"/>
    <w:rsid w:val="00EB25AE"/>
    <w:rsid w:val="00EB5AAE"/>
    <w:rsid w:val="00EB684F"/>
    <w:rsid w:val="00EB6B82"/>
    <w:rsid w:val="00EC0BF6"/>
    <w:rsid w:val="00EC0D40"/>
    <w:rsid w:val="00EC20A6"/>
    <w:rsid w:val="00EC3276"/>
    <w:rsid w:val="00EC4419"/>
    <w:rsid w:val="00EC6E93"/>
    <w:rsid w:val="00ED10EE"/>
    <w:rsid w:val="00ED1E70"/>
    <w:rsid w:val="00ED5363"/>
    <w:rsid w:val="00ED6F62"/>
    <w:rsid w:val="00ED725A"/>
    <w:rsid w:val="00EE1175"/>
    <w:rsid w:val="00EE5574"/>
    <w:rsid w:val="00EE60B6"/>
    <w:rsid w:val="00EF3952"/>
    <w:rsid w:val="00EF3E31"/>
    <w:rsid w:val="00EF3E82"/>
    <w:rsid w:val="00EF4E2A"/>
    <w:rsid w:val="00EF59A8"/>
    <w:rsid w:val="00EF6D66"/>
    <w:rsid w:val="00EF72EC"/>
    <w:rsid w:val="00F0158C"/>
    <w:rsid w:val="00F01698"/>
    <w:rsid w:val="00F01CAD"/>
    <w:rsid w:val="00F02835"/>
    <w:rsid w:val="00F02AAC"/>
    <w:rsid w:val="00F02FA8"/>
    <w:rsid w:val="00F03ADE"/>
    <w:rsid w:val="00F04F11"/>
    <w:rsid w:val="00F067B7"/>
    <w:rsid w:val="00F107EC"/>
    <w:rsid w:val="00F119C0"/>
    <w:rsid w:val="00F129F8"/>
    <w:rsid w:val="00F17DF1"/>
    <w:rsid w:val="00F2459F"/>
    <w:rsid w:val="00F25F63"/>
    <w:rsid w:val="00F262F9"/>
    <w:rsid w:val="00F26C7F"/>
    <w:rsid w:val="00F270D4"/>
    <w:rsid w:val="00F35192"/>
    <w:rsid w:val="00F4012A"/>
    <w:rsid w:val="00F47CD3"/>
    <w:rsid w:val="00F50AE5"/>
    <w:rsid w:val="00F51F22"/>
    <w:rsid w:val="00F5613A"/>
    <w:rsid w:val="00F56C54"/>
    <w:rsid w:val="00F57059"/>
    <w:rsid w:val="00F63D5B"/>
    <w:rsid w:val="00F64CC0"/>
    <w:rsid w:val="00F662F6"/>
    <w:rsid w:val="00F66652"/>
    <w:rsid w:val="00F66A0C"/>
    <w:rsid w:val="00F715BC"/>
    <w:rsid w:val="00F72CE1"/>
    <w:rsid w:val="00F72DF8"/>
    <w:rsid w:val="00F737D7"/>
    <w:rsid w:val="00F7503A"/>
    <w:rsid w:val="00F751E4"/>
    <w:rsid w:val="00F77B3E"/>
    <w:rsid w:val="00F80187"/>
    <w:rsid w:val="00F827F9"/>
    <w:rsid w:val="00F845BF"/>
    <w:rsid w:val="00F847B3"/>
    <w:rsid w:val="00F8569E"/>
    <w:rsid w:val="00F872A8"/>
    <w:rsid w:val="00F87784"/>
    <w:rsid w:val="00F9179C"/>
    <w:rsid w:val="00F92641"/>
    <w:rsid w:val="00F93781"/>
    <w:rsid w:val="00F93E3B"/>
    <w:rsid w:val="00F97CB1"/>
    <w:rsid w:val="00FA2BAD"/>
    <w:rsid w:val="00FB0567"/>
    <w:rsid w:val="00FB05AD"/>
    <w:rsid w:val="00FB1AF7"/>
    <w:rsid w:val="00FB2507"/>
    <w:rsid w:val="00FB44D9"/>
    <w:rsid w:val="00FB6D4C"/>
    <w:rsid w:val="00FB705E"/>
    <w:rsid w:val="00FB71BE"/>
    <w:rsid w:val="00FB7DB3"/>
    <w:rsid w:val="00FC0639"/>
    <w:rsid w:val="00FC24DE"/>
    <w:rsid w:val="00FC5481"/>
    <w:rsid w:val="00FC5625"/>
    <w:rsid w:val="00FC5EB9"/>
    <w:rsid w:val="00FC6D85"/>
    <w:rsid w:val="00FD0062"/>
    <w:rsid w:val="00FD0196"/>
    <w:rsid w:val="00FD61FC"/>
    <w:rsid w:val="00FE0D49"/>
    <w:rsid w:val="00FE120C"/>
    <w:rsid w:val="00FE13A3"/>
    <w:rsid w:val="00FE31B4"/>
    <w:rsid w:val="00FE468B"/>
    <w:rsid w:val="00FE57CF"/>
    <w:rsid w:val="00FE6BB4"/>
    <w:rsid w:val="00FE7C68"/>
    <w:rsid w:val="00FF16E7"/>
    <w:rsid w:val="00FF1B8E"/>
    <w:rsid w:val="00FF1BEB"/>
    <w:rsid w:val="00FF683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ABC541"/>
  <w15:docId w15:val="{43A30B84-465B-4EFD-8FA8-69159B2E2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0" w:defSemiHidden="0" w:defUnhideWhenUsed="0" w:defQFormat="0" w:count="374">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style>
  <w:style w:type="paragraph" w:styleId="Heading1">
    <w:name w:val="heading 1"/>
    <w:basedOn w:val="Normal"/>
    <w:next w:val="Normal"/>
    <w:link w:val="Heading1Char"/>
    <w:rsid w:val="00942E7C"/>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897FA5"/>
  </w:style>
  <w:style w:type="character" w:styleId="Emphasis">
    <w:name w:val="Emphasis"/>
    <w:basedOn w:val="DefaultParagraphFont"/>
    <w:uiPriority w:val="20"/>
    <w:qFormat/>
    <w:rsid w:val="00897FA5"/>
    <w:rPr>
      <w:i/>
      <w:iCs/>
    </w:rPr>
  </w:style>
  <w:style w:type="paragraph" w:styleId="EndnoteText">
    <w:name w:val="endnote text"/>
    <w:basedOn w:val="Normal"/>
    <w:link w:val="EndnoteTextChar"/>
    <w:uiPriority w:val="99"/>
    <w:semiHidden/>
    <w:unhideWhenUsed/>
    <w:rsid w:val="008626B5"/>
    <w:rPr>
      <w:sz w:val="20"/>
      <w:szCs w:val="20"/>
    </w:rPr>
  </w:style>
  <w:style w:type="character" w:customStyle="1" w:styleId="EndnoteTextChar">
    <w:name w:val="Endnote Text Char"/>
    <w:basedOn w:val="DefaultParagraphFont"/>
    <w:link w:val="EndnoteText"/>
    <w:uiPriority w:val="99"/>
    <w:semiHidden/>
    <w:rsid w:val="008626B5"/>
    <w:rPr>
      <w:sz w:val="20"/>
      <w:szCs w:val="20"/>
    </w:rPr>
  </w:style>
  <w:style w:type="character" w:styleId="EndnoteReference">
    <w:name w:val="endnote reference"/>
    <w:basedOn w:val="DefaultParagraphFont"/>
    <w:uiPriority w:val="99"/>
    <w:semiHidden/>
    <w:unhideWhenUsed/>
    <w:rsid w:val="008626B5"/>
    <w:rPr>
      <w:vertAlign w:val="superscript"/>
    </w:rPr>
  </w:style>
  <w:style w:type="paragraph" w:styleId="Header">
    <w:name w:val="header"/>
    <w:basedOn w:val="Normal"/>
    <w:link w:val="HeaderChar"/>
    <w:uiPriority w:val="99"/>
    <w:unhideWhenUsed/>
    <w:rsid w:val="008626B5"/>
    <w:pPr>
      <w:tabs>
        <w:tab w:val="center" w:pos="4680"/>
        <w:tab w:val="right" w:pos="9360"/>
      </w:tabs>
    </w:pPr>
  </w:style>
  <w:style w:type="character" w:customStyle="1" w:styleId="HeaderChar">
    <w:name w:val="Header Char"/>
    <w:basedOn w:val="DefaultParagraphFont"/>
    <w:link w:val="Header"/>
    <w:uiPriority w:val="99"/>
    <w:rsid w:val="008626B5"/>
  </w:style>
  <w:style w:type="paragraph" w:styleId="Footer">
    <w:name w:val="footer"/>
    <w:basedOn w:val="Normal"/>
    <w:link w:val="FooterChar"/>
    <w:uiPriority w:val="99"/>
    <w:unhideWhenUsed/>
    <w:rsid w:val="008626B5"/>
    <w:pPr>
      <w:tabs>
        <w:tab w:val="center" w:pos="4680"/>
        <w:tab w:val="right" w:pos="9360"/>
      </w:tabs>
    </w:pPr>
  </w:style>
  <w:style w:type="character" w:customStyle="1" w:styleId="FooterChar">
    <w:name w:val="Footer Char"/>
    <w:basedOn w:val="DefaultParagraphFont"/>
    <w:link w:val="Footer"/>
    <w:uiPriority w:val="99"/>
    <w:rsid w:val="008626B5"/>
  </w:style>
  <w:style w:type="paragraph" w:styleId="BalloonText">
    <w:name w:val="Balloon Text"/>
    <w:basedOn w:val="Normal"/>
    <w:link w:val="BalloonTextChar"/>
    <w:uiPriority w:val="99"/>
    <w:semiHidden/>
    <w:unhideWhenUsed/>
    <w:rsid w:val="008626B5"/>
    <w:rPr>
      <w:rFonts w:ascii="Tahoma" w:hAnsi="Tahoma" w:cs="Tahoma"/>
      <w:sz w:val="16"/>
      <w:szCs w:val="16"/>
    </w:rPr>
  </w:style>
  <w:style w:type="character" w:customStyle="1" w:styleId="BalloonTextChar">
    <w:name w:val="Balloon Text Char"/>
    <w:basedOn w:val="DefaultParagraphFont"/>
    <w:link w:val="BalloonText"/>
    <w:uiPriority w:val="99"/>
    <w:semiHidden/>
    <w:rsid w:val="008626B5"/>
    <w:rPr>
      <w:rFonts w:ascii="Tahoma" w:hAnsi="Tahoma" w:cs="Tahoma"/>
      <w:sz w:val="16"/>
      <w:szCs w:val="16"/>
    </w:rPr>
  </w:style>
  <w:style w:type="paragraph" w:customStyle="1" w:styleId="EndNoteBibliographyTitle">
    <w:name w:val="EndNote Bibliography Title"/>
    <w:basedOn w:val="Normal"/>
    <w:link w:val="EndNoteBibliographyTitleChar"/>
    <w:rsid w:val="007C17E2"/>
    <w:pPr>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7C17E2"/>
    <w:rPr>
      <w:rFonts w:ascii="Calibri" w:hAnsi="Calibri" w:cs="Calibri"/>
      <w:noProof/>
    </w:rPr>
  </w:style>
  <w:style w:type="paragraph" w:customStyle="1" w:styleId="EndNoteBibliography">
    <w:name w:val="EndNote Bibliography"/>
    <w:basedOn w:val="Normal"/>
    <w:link w:val="EndNoteBibliographyChar"/>
    <w:rsid w:val="007C17E2"/>
    <w:rPr>
      <w:rFonts w:ascii="Calibri" w:hAnsi="Calibri" w:cs="Calibri"/>
      <w:noProof/>
    </w:rPr>
  </w:style>
  <w:style w:type="character" w:customStyle="1" w:styleId="EndNoteBibliographyChar">
    <w:name w:val="EndNote Bibliography Char"/>
    <w:basedOn w:val="DefaultParagraphFont"/>
    <w:link w:val="EndNoteBibliography"/>
    <w:rsid w:val="007C17E2"/>
    <w:rPr>
      <w:rFonts w:ascii="Calibri" w:hAnsi="Calibri" w:cs="Calibri"/>
      <w:noProof/>
    </w:rPr>
  </w:style>
  <w:style w:type="paragraph" w:styleId="Subtitle">
    <w:name w:val="Subtitle"/>
    <w:basedOn w:val="Normal"/>
    <w:next w:val="Normal"/>
    <w:link w:val="SubtitleChar"/>
    <w:uiPriority w:val="11"/>
    <w:qFormat/>
    <w:rsid w:val="00E54FC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54FCA"/>
    <w:rPr>
      <w:rFonts w:asciiTheme="majorHAnsi" w:eastAsiaTheme="majorEastAsia" w:hAnsiTheme="majorHAnsi" w:cstheme="majorBidi"/>
      <w:i/>
      <w:iCs/>
      <w:color w:val="4F81BD" w:themeColor="accent1"/>
      <w:spacing w:val="15"/>
      <w:sz w:val="24"/>
      <w:szCs w:val="24"/>
    </w:rPr>
  </w:style>
  <w:style w:type="character" w:styleId="PlaceholderText">
    <w:name w:val="Placeholder Text"/>
    <w:basedOn w:val="DefaultParagraphFont"/>
    <w:uiPriority w:val="99"/>
    <w:semiHidden/>
    <w:rsid w:val="00BF0DD1"/>
    <w:rPr>
      <w:color w:val="808080"/>
    </w:rPr>
  </w:style>
  <w:style w:type="paragraph" w:styleId="Caption">
    <w:name w:val="caption"/>
    <w:basedOn w:val="Normal"/>
    <w:next w:val="Normal"/>
    <w:uiPriority w:val="35"/>
    <w:semiHidden/>
    <w:unhideWhenUsed/>
    <w:qFormat/>
    <w:rsid w:val="00267B7B"/>
    <w:pPr>
      <w:spacing w:after="200"/>
    </w:pPr>
    <w:rPr>
      <w:b/>
      <w:bCs/>
      <w:color w:val="4F81BD" w:themeColor="accent1"/>
      <w:sz w:val="18"/>
      <w:szCs w:val="18"/>
    </w:rPr>
  </w:style>
  <w:style w:type="paragraph" w:styleId="HTMLPreformatted">
    <w:name w:val="HTML Preformatted"/>
    <w:basedOn w:val="Normal"/>
    <w:link w:val="HTMLPreformattedChar"/>
    <w:uiPriority w:val="99"/>
    <w:semiHidden/>
    <w:unhideWhenUsed/>
    <w:rsid w:val="00BE6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E6467"/>
    <w:rPr>
      <w:rFonts w:ascii="Courier New" w:eastAsia="Times New Roman" w:hAnsi="Courier New" w:cs="Courier New"/>
      <w:sz w:val="20"/>
      <w:szCs w:val="20"/>
    </w:rPr>
  </w:style>
  <w:style w:type="paragraph" w:styleId="NormalWeb">
    <w:name w:val="Normal (Web)"/>
    <w:basedOn w:val="Normal"/>
    <w:uiPriority w:val="99"/>
    <w:unhideWhenUsed/>
    <w:rsid w:val="00E10F2E"/>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DB1E25"/>
    <w:pPr>
      <w:ind w:left="720"/>
      <w:contextualSpacing/>
    </w:pPr>
  </w:style>
  <w:style w:type="character" w:styleId="CommentReference">
    <w:name w:val="annotation reference"/>
    <w:basedOn w:val="DefaultParagraphFont"/>
    <w:uiPriority w:val="99"/>
    <w:semiHidden/>
    <w:unhideWhenUsed/>
    <w:rsid w:val="002E5917"/>
    <w:rPr>
      <w:sz w:val="18"/>
      <w:szCs w:val="18"/>
    </w:rPr>
  </w:style>
  <w:style w:type="paragraph" w:styleId="CommentText">
    <w:name w:val="annotation text"/>
    <w:basedOn w:val="Normal"/>
    <w:link w:val="CommentTextChar"/>
    <w:uiPriority w:val="99"/>
    <w:semiHidden/>
    <w:unhideWhenUsed/>
    <w:rsid w:val="002E5917"/>
    <w:rPr>
      <w:sz w:val="24"/>
      <w:szCs w:val="24"/>
    </w:rPr>
  </w:style>
  <w:style w:type="character" w:customStyle="1" w:styleId="CommentTextChar">
    <w:name w:val="Comment Text Char"/>
    <w:basedOn w:val="DefaultParagraphFont"/>
    <w:link w:val="CommentText"/>
    <w:uiPriority w:val="99"/>
    <w:semiHidden/>
    <w:rsid w:val="002E5917"/>
    <w:rPr>
      <w:sz w:val="24"/>
      <w:szCs w:val="24"/>
    </w:rPr>
  </w:style>
  <w:style w:type="paragraph" w:styleId="CommentSubject">
    <w:name w:val="annotation subject"/>
    <w:basedOn w:val="CommentText"/>
    <w:next w:val="CommentText"/>
    <w:link w:val="CommentSubjectChar"/>
    <w:uiPriority w:val="99"/>
    <w:semiHidden/>
    <w:unhideWhenUsed/>
    <w:rsid w:val="002E5917"/>
    <w:rPr>
      <w:b/>
      <w:bCs/>
      <w:sz w:val="20"/>
      <w:szCs w:val="20"/>
    </w:rPr>
  </w:style>
  <w:style w:type="character" w:customStyle="1" w:styleId="CommentSubjectChar">
    <w:name w:val="Comment Subject Char"/>
    <w:basedOn w:val="CommentTextChar"/>
    <w:link w:val="CommentSubject"/>
    <w:uiPriority w:val="99"/>
    <w:semiHidden/>
    <w:rsid w:val="002E5917"/>
    <w:rPr>
      <w:b/>
      <w:bCs/>
      <w:sz w:val="20"/>
      <w:szCs w:val="20"/>
    </w:rPr>
  </w:style>
  <w:style w:type="character" w:customStyle="1" w:styleId="example">
    <w:name w:val="example"/>
    <w:basedOn w:val="DefaultParagraphFont"/>
    <w:rsid w:val="001520C4"/>
  </w:style>
  <w:style w:type="character" w:styleId="Hyperlink">
    <w:name w:val="Hyperlink"/>
    <w:basedOn w:val="DefaultParagraphFont"/>
    <w:rsid w:val="00991CA3"/>
    <w:rPr>
      <w:color w:val="0000FF" w:themeColor="hyperlink"/>
      <w:u w:val="single"/>
    </w:rPr>
  </w:style>
  <w:style w:type="character" w:customStyle="1" w:styleId="Mention1">
    <w:name w:val="Mention1"/>
    <w:basedOn w:val="DefaultParagraphFont"/>
    <w:uiPriority w:val="99"/>
    <w:semiHidden/>
    <w:unhideWhenUsed/>
    <w:rsid w:val="0073172D"/>
    <w:rPr>
      <w:color w:val="2B579A"/>
      <w:shd w:val="clear" w:color="auto" w:fill="E6E6E6"/>
    </w:rPr>
  </w:style>
  <w:style w:type="character" w:customStyle="1" w:styleId="UnresolvedMention1">
    <w:name w:val="Unresolved Mention1"/>
    <w:basedOn w:val="DefaultParagraphFont"/>
    <w:uiPriority w:val="99"/>
    <w:semiHidden/>
    <w:unhideWhenUsed/>
    <w:rsid w:val="00647A92"/>
    <w:rPr>
      <w:color w:val="808080"/>
      <w:shd w:val="clear" w:color="auto" w:fill="E6E6E6"/>
    </w:rPr>
  </w:style>
  <w:style w:type="paragraph" w:styleId="FootnoteText">
    <w:name w:val="footnote text"/>
    <w:basedOn w:val="Normal"/>
    <w:link w:val="FootnoteTextChar"/>
    <w:semiHidden/>
    <w:unhideWhenUsed/>
    <w:rsid w:val="008F6B96"/>
    <w:rPr>
      <w:sz w:val="20"/>
      <w:szCs w:val="20"/>
    </w:rPr>
  </w:style>
  <w:style w:type="character" w:customStyle="1" w:styleId="FootnoteTextChar">
    <w:name w:val="Footnote Text Char"/>
    <w:basedOn w:val="DefaultParagraphFont"/>
    <w:link w:val="FootnoteText"/>
    <w:semiHidden/>
    <w:rsid w:val="008F6B96"/>
    <w:rPr>
      <w:sz w:val="20"/>
      <w:szCs w:val="20"/>
    </w:rPr>
  </w:style>
  <w:style w:type="character" w:styleId="FootnoteReference">
    <w:name w:val="footnote reference"/>
    <w:basedOn w:val="DefaultParagraphFont"/>
    <w:semiHidden/>
    <w:unhideWhenUsed/>
    <w:rsid w:val="008F6B96"/>
    <w:rPr>
      <w:vertAlign w:val="superscript"/>
    </w:rPr>
  </w:style>
  <w:style w:type="character" w:styleId="FollowedHyperlink">
    <w:name w:val="FollowedHyperlink"/>
    <w:basedOn w:val="DefaultParagraphFont"/>
    <w:semiHidden/>
    <w:unhideWhenUsed/>
    <w:rsid w:val="006D52D9"/>
    <w:rPr>
      <w:color w:val="800080" w:themeColor="followedHyperlink"/>
      <w:u w:val="single"/>
    </w:rPr>
  </w:style>
  <w:style w:type="character" w:customStyle="1" w:styleId="Heading1Char">
    <w:name w:val="Heading 1 Char"/>
    <w:basedOn w:val="DefaultParagraphFont"/>
    <w:link w:val="Heading1"/>
    <w:rsid w:val="00942E7C"/>
    <w:rPr>
      <w:rFonts w:asciiTheme="majorHAnsi" w:eastAsiaTheme="majorEastAsia" w:hAnsiTheme="majorHAnsi" w:cstheme="majorBidi"/>
      <w:color w:val="365F91" w:themeColor="accent1" w:themeShade="BF"/>
      <w:sz w:val="32"/>
      <w:szCs w:val="32"/>
    </w:rPr>
  </w:style>
  <w:style w:type="character" w:customStyle="1" w:styleId="apple-style-span">
    <w:name w:val="apple-style-span"/>
    <w:rsid w:val="00827C32"/>
  </w:style>
  <w:style w:type="character" w:customStyle="1" w:styleId="highwire-cite-journal">
    <w:name w:val="highwire-cite-journal"/>
    <w:basedOn w:val="DefaultParagraphFont"/>
    <w:rsid w:val="00827C32"/>
  </w:style>
  <w:style w:type="character" w:customStyle="1" w:styleId="highwire-cite-published-year">
    <w:name w:val="highwire-cite-published-year"/>
    <w:basedOn w:val="DefaultParagraphFont"/>
    <w:rsid w:val="00827C32"/>
  </w:style>
  <w:style w:type="character" w:customStyle="1" w:styleId="highwire-cite-volume-issue">
    <w:name w:val="highwire-cite-volume-issue"/>
    <w:basedOn w:val="DefaultParagraphFont"/>
    <w:rsid w:val="00827C32"/>
  </w:style>
  <w:style w:type="character" w:customStyle="1" w:styleId="highwire-cite-doi">
    <w:name w:val="highwire-cite-doi"/>
    <w:basedOn w:val="DefaultParagraphFont"/>
    <w:rsid w:val="00827C32"/>
  </w:style>
  <w:style w:type="character" w:customStyle="1" w:styleId="highwire-cite-date">
    <w:name w:val="highwire-cite-date"/>
    <w:basedOn w:val="DefaultParagraphFont"/>
    <w:rsid w:val="00827C32"/>
  </w:style>
  <w:style w:type="character" w:customStyle="1" w:styleId="highwire-cite-article-as">
    <w:name w:val="highwire-cite-article-as"/>
    <w:basedOn w:val="DefaultParagraphFont"/>
    <w:rsid w:val="00827C32"/>
  </w:style>
  <w:style w:type="character" w:customStyle="1" w:styleId="italic">
    <w:name w:val="italic"/>
    <w:basedOn w:val="DefaultParagraphFont"/>
    <w:rsid w:val="00827C32"/>
  </w:style>
  <w:style w:type="character" w:styleId="Mention">
    <w:name w:val="Mention"/>
    <w:basedOn w:val="DefaultParagraphFont"/>
    <w:uiPriority w:val="99"/>
    <w:semiHidden/>
    <w:unhideWhenUsed/>
    <w:rsid w:val="00BE74EB"/>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7153982">
      <w:bodyDiv w:val="1"/>
      <w:marLeft w:val="0"/>
      <w:marRight w:val="0"/>
      <w:marTop w:val="0"/>
      <w:marBottom w:val="0"/>
      <w:divBdr>
        <w:top w:val="none" w:sz="0" w:space="0" w:color="auto"/>
        <w:left w:val="none" w:sz="0" w:space="0" w:color="auto"/>
        <w:bottom w:val="none" w:sz="0" w:space="0" w:color="auto"/>
        <w:right w:val="none" w:sz="0" w:space="0" w:color="auto"/>
      </w:divBdr>
    </w:div>
    <w:div w:id="335116649">
      <w:bodyDiv w:val="1"/>
      <w:marLeft w:val="0"/>
      <w:marRight w:val="0"/>
      <w:marTop w:val="0"/>
      <w:marBottom w:val="0"/>
      <w:divBdr>
        <w:top w:val="none" w:sz="0" w:space="0" w:color="auto"/>
        <w:left w:val="none" w:sz="0" w:space="0" w:color="auto"/>
        <w:bottom w:val="none" w:sz="0" w:space="0" w:color="auto"/>
        <w:right w:val="none" w:sz="0" w:space="0" w:color="auto"/>
      </w:divBdr>
    </w:div>
    <w:div w:id="459761003">
      <w:bodyDiv w:val="1"/>
      <w:marLeft w:val="0"/>
      <w:marRight w:val="0"/>
      <w:marTop w:val="0"/>
      <w:marBottom w:val="0"/>
      <w:divBdr>
        <w:top w:val="none" w:sz="0" w:space="0" w:color="auto"/>
        <w:left w:val="none" w:sz="0" w:space="0" w:color="auto"/>
        <w:bottom w:val="none" w:sz="0" w:space="0" w:color="auto"/>
        <w:right w:val="none" w:sz="0" w:space="0" w:color="auto"/>
      </w:divBdr>
    </w:div>
    <w:div w:id="477382470">
      <w:bodyDiv w:val="1"/>
      <w:marLeft w:val="0"/>
      <w:marRight w:val="0"/>
      <w:marTop w:val="0"/>
      <w:marBottom w:val="0"/>
      <w:divBdr>
        <w:top w:val="none" w:sz="0" w:space="0" w:color="auto"/>
        <w:left w:val="none" w:sz="0" w:space="0" w:color="auto"/>
        <w:bottom w:val="none" w:sz="0" w:space="0" w:color="auto"/>
        <w:right w:val="none" w:sz="0" w:space="0" w:color="auto"/>
      </w:divBdr>
    </w:div>
    <w:div w:id="664743122">
      <w:bodyDiv w:val="1"/>
      <w:marLeft w:val="0"/>
      <w:marRight w:val="0"/>
      <w:marTop w:val="0"/>
      <w:marBottom w:val="0"/>
      <w:divBdr>
        <w:top w:val="none" w:sz="0" w:space="0" w:color="auto"/>
        <w:left w:val="none" w:sz="0" w:space="0" w:color="auto"/>
        <w:bottom w:val="none" w:sz="0" w:space="0" w:color="auto"/>
        <w:right w:val="none" w:sz="0" w:space="0" w:color="auto"/>
      </w:divBdr>
    </w:div>
    <w:div w:id="710812021">
      <w:bodyDiv w:val="1"/>
      <w:marLeft w:val="0"/>
      <w:marRight w:val="0"/>
      <w:marTop w:val="0"/>
      <w:marBottom w:val="0"/>
      <w:divBdr>
        <w:top w:val="none" w:sz="0" w:space="0" w:color="auto"/>
        <w:left w:val="none" w:sz="0" w:space="0" w:color="auto"/>
        <w:bottom w:val="none" w:sz="0" w:space="0" w:color="auto"/>
        <w:right w:val="none" w:sz="0" w:space="0" w:color="auto"/>
      </w:divBdr>
    </w:div>
    <w:div w:id="774445650">
      <w:bodyDiv w:val="1"/>
      <w:marLeft w:val="0"/>
      <w:marRight w:val="0"/>
      <w:marTop w:val="0"/>
      <w:marBottom w:val="0"/>
      <w:divBdr>
        <w:top w:val="none" w:sz="0" w:space="0" w:color="auto"/>
        <w:left w:val="none" w:sz="0" w:space="0" w:color="auto"/>
        <w:bottom w:val="none" w:sz="0" w:space="0" w:color="auto"/>
        <w:right w:val="none" w:sz="0" w:space="0" w:color="auto"/>
      </w:divBdr>
    </w:div>
    <w:div w:id="796801071">
      <w:bodyDiv w:val="1"/>
      <w:marLeft w:val="0"/>
      <w:marRight w:val="0"/>
      <w:marTop w:val="0"/>
      <w:marBottom w:val="0"/>
      <w:divBdr>
        <w:top w:val="none" w:sz="0" w:space="0" w:color="auto"/>
        <w:left w:val="none" w:sz="0" w:space="0" w:color="auto"/>
        <w:bottom w:val="none" w:sz="0" w:space="0" w:color="auto"/>
        <w:right w:val="none" w:sz="0" w:space="0" w:color="auto"/>
      </w:divBdr>
    </w:div>
    <w:div w:id="867912038">
      <w:bodyDiv w:val="1"/>
      <w:marLeft w:val="0"/>
      <w:marRight w:val="0"/>
      <w:marTop w:val="0"/>
      <w:marBottom w:val="0"/>
      <w:divBdr>
        <w:top w:val="none" w:sz="0" w:space="0" w:color="auto"/>
        <w:left w:val="none" w:sz="0" w:space="0" w:color="auto"/>
        <w:bottom w:val="none" w:sz="0" w:space="0" w:color="auto"/>
        <w:right w:val="none" w:sz="0" w:space="0" w:color="auto"/>
      </w:divBdr>
    </w:div>
    <w:div w:id="870873977">
      <w:bodyDiv w:val="1"/>
      <w:marLeft w:val="0"/>
      <w:marRight w:val="0"/>
      <w:marTop w:val="0"/>
      <w:marBottom w:val="0"/>
      <w:divBdr>
        <w:top w:val="none" w:sz="0" w:space="0" w:color="auto"/>
        <w:left w:val="none" w:sz="0" w:space="0" w:color="auto"/>
        <w:bottom w:val="none" w:sz="0" w:space="0" w:color="auto"/>
        <w:right w:val="none" w:sz="0" w:space="0" w:color="auto"/>
      </w:divBdr>
    </w:div>
    <w:div w:id="1215773321">
      <w:bodyDiv w:val="1"/>
      <w:marLeft w:val="0"/>
      <w:marRight w:val="0"/>
      <w:marTop w:val="0"/>
      <w:marBottom w:val="0"/>
      <w:divBdr>
        <w:top w:val="none" w:sz="0" w:space="0" w:color="auto"/>
        <w:left w:val="none" w:sz="0" w:space="0" w:color="auto"/>
        <w:bottom w:val="none" w:sz="0" w:space="0" w:color="auto"/>
        <w:right w:val="none" w:sz="0" w:space="0" w:color="auto"/>
      </w:divBdr>
    </w:div>
    <w:div w:id="1434742762">
      <w:bodyDiv w:val="1"/>
      <w:marLeft w:val="0"/>
      <w:marRight w:val="0"/>
      <w:marTop w:val="0"/>
      <w:marBottom w:val="0"/>
      <w:divBdr>
        <w:top w:val="none" w:sz="0" w:space="0" w:color="auto"/>
        <w:left w:val="none" w:sz="0" w:space="0" w:color="auto"/>
        <w:bottom w:val="none" w:sz="0" w:space="0" w:color="auto"/>
        <w:right w:val="none" w:sz="0" w:space="0" w:color="auto"/>
      </w:divBdr>
    </w:div>
    <w:div w:id="1465924375">
      <w:bodyDiv w:val="1"/>
      <w:marLeft w:val="0"/>
      <w:marRight w:val="0"/>
      <w:marTop w:val="0"/>
      <w:marBottom w:val="0"/>
      <w:divBdr>
        <w:top w:val="none" w:sz="0" w:space="0" w:color="auto"/>
        <w:left w:val="none" w:sz="0" w:space="0" w:color="auto"/>
        <w:bottom w:val="none" w:sz="0" w:space="0" w:color="auto"/>
        <w:right w:val="none" w:sz="0" w:space="0" w:color="auto"/>
      </w:divBdr>
    </w:div>
    <w:div w:id="1574729850">
      <w:bodyDiv w:val="1"/>
      <w:marLeft w:val="0"/>
      <w:marRight w:val="0"/>
      <w:marTop w:val="0"/>
      <w:marBottom w:val="0"/>
      <w:divBdr>
        <w:top w:val="none" w:sz="0" w:space="0" w:color="auto"/>
        <w:left w:val="none" w:sz="0" w:space="0" w:color="auto"/>
        <w:bottom w:val="none" w:sz="0" w:space="0" w:color="auto"/>
        <w:right w:val="none" w:sz="0" w:space="0" w:color="auto"/>
      </w:divBdr>
    </w:div>
    <w:div w:id="1654791760">
      <w:bodyDiv w:val="1"/>
      <w:marLeft w:val="0"/>
      <w:marRight w:val="0"/>
      <w:marTop w:val="0"/>
      <w:marBottom w:val="0"/>
      <w:divBdr>
        <w:top w:val="none" w:sz="0" w:space="0" w:color="auto"/>
        <w:left w:val="none" w:sz="0" w:space="0" w:color="auto"/>
        <w:bottom w:val="none" w:sz="0" w:space="0" w:color="auto"/>
        <w:right w:val="none" w:sz="0" w:space="0" w:color="auto"/>
      </w:divBdr>
    </w:div>
    <w:div w:id="1703477958">
      <w:bodyDiv w:val="1"/>
      <w:marLeft w:val="0"/>
      <w:marRight w:val="0"/>
      <w:marTop w:val="0"/>
      <w:marBottom w:val="0"/>
      <w:divBdr>
        <w:top w:val="none" w:sz="0" w:space="0" w:color="auto"/>
        <w:left w:val="none" w:sz="0" w:space="0" w:color="auto"/>
        <w:bottom w:val="none" w:sz="0" w:space="0" w:color="auto"/>
        <w:right w:val="none" w:sz="0" w:space="0" w:color="auto"/>
      </w:divBdr>
    </w:div>
    <w:div w:id="1763991974">
      <w:bodyDiv w:val="1"/>
      <w:marLeft w:val="0"/>
      <w:marRight w:val="0"/>
      <w:marTop w:val="0"/>
      <w:marBottom w:val="0"/>
      <w:divBdr>
        <w:top w:val="none" w:sz="0" w:space="0" w:color="auto"/>
        <w:left w:val="none" w:sz="0" w:space="0" w:color="auto"/>
        <w:bottom w:val="none" w:sz="0" w:space="0" w:color="auto"/>
        <w:right w:val="none" w:sz="0" w:space="0" w:color="auto"/>
      </w:divBdr>
    </w:div>
    <w:div w:id="1872451971">
      <w:bodyDiv w:val="1"/>
      <w:marLeft w:val="0"/>
      <w:marRight w:val="0"/>
      <w:marTop w:val="0"/>
      <w:marBottom w:val="0"/>
      <w:divBdr>
        <w:top w:val="none" w:sz="0" w:space="0" w:color="auto"/>
        <w:left w:val="none" w:sz="0" w:space="0" w:color="auto"/>
        <w:bottom w:val="none" w:sz="0" w:space="0" w:color="auto"/>
        <w:right w:val="none" w:sz="0" w:space="0" w:color="auto"/>
      </w:divBdr>
    </w:div>
    <w:div w:id="1940329646">
      <w:bodyDiv w:val="1"/>
      <w:marLeft w:val="0"/>
      <w:marRight w:val="0"/>
      <w:marTop w:val="0"/>
      <w:marBottom w:val="0"/>
      <w:divBdr>
        <w:top w:val="none" w:sz="0" w:space="0" w:color="auto"/>
        <w:left w:val="none" w:sz="0" w:space="0" w:color="auto"/>
        <w:bottom w:val="none" w:sz="0" w:space="0" w:color="auto"/>
        <w:right w:val="none" w:sz="0" w:space="0" w:color="auto"/>
      </w:divBdr>
    </w:div>
    <w:div w:id="2040080942">
      <w:bodyDiv w:val="1"/>
      <w:marLeft w:val="0"/>
      <w:marRight w:val="0"/>
      <w:marTop w:val="0"/>
      <w:marBottom w:val="0"/>
      <w:divBdr>
        <w:top w:val="none" w:sz="0" w:space="0" w:color="auto"/>
        <w:left w:val="none" w:sz="0" w:space="0" w:color="auto"/>
        <w:bottom w:val="none" w:sz="0" w:space="0" w:color="auto"/>
        <w:right w:val="none" w:sz="0" w:space="0" w:color="auto"/>
      </w:divBdr>
      <w:divsChild>
        <w:div w:id="1984894464">
          <w:marLeft w:val="0"/>
          <w:marRight w:val="0"/>
          <w:marTop w:val="0"/>
          <w:marBottom w:val="0"/>
          <w:divBdr>
            <w:top w:val="none" w:sz="0" w:space="0" w:color="auto"/>
            <w:left w:val="none" w:sz="0" w:space="0" w:color="auto"/>
            <w:bottom w:val="none" w:sz="0" w:space="0" w:color="auto"/>
            <w:right w:val="none" w:sz="0" w:space="0" w:color="auto"/>
          </w:divBdr>
        </w:div>
      </w:divsChild>
    </w:div>
    <w:div w:id="2057310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burto@health.sdu.dk"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mortality"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os.gob.mx/busca/dataset/activity/proyecciones-de-la-poblacion-de-mexico" TargetMode="Externa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yperlink" Target="https://mc.manuscriptcentral.com/www.icmje.org/coi_disclosure.pdf" TargetMode="External"/><Relationship Id="rId4" Type="http://schemas.openxmlformats.org/officeDocument/2006/relationships/settings" Target="settings.xml"/><Relationship Id="rId9" Type="http://schemas.openxmlformats.org/officeDocument/2006/relationships/hyperlink" Target="tel:+4565509416"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17AC1C-72B1-460B-9CCB-872AA2B759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18</Pages>
  <Words>17401</Words>
  <Characters>99191</Characters>
  <Application>Microsoft Office Word</Application>
  <DocSecurity>0</DocSecurity>
  <Lines>826</Lines>
  <Paragraphs>232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Syddansk Unversitet - University of Southern Denmark</Company>
  <LinksUpToDate>false</LinksUpToDate>
  <CharactersWithSpaces>116360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José Manuel Aburto</dc:creator>
  <cp:lastModifiedBy>José Manuel Aburto</cp:lastModifiedBy>
  <cp:revision>78</cp:revision>
  <dcterms:created xsi:type="dcterms:W3CDTF">2018-01-08T15:59:00Z</dcterms:created>
  <dcterms:modified xsi:type="dcterms:W3CDTF">2018-05-22T11:47:00Z</dcterms:modified>
</cp:coreProperties>
</file>